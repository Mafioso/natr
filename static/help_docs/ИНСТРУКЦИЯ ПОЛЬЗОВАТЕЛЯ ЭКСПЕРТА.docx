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2EAA" w:rsidRPr="00A262F3" w:rsidRDefault="00F32EAA" w:rsidP="00F32EAA">
      <w:pPr>
        <w:rPr>
          <w:sz w:val="24"/>
          <w:szCs w:val="24"/>
        </w:rPr>
      </w:pPr>
    </w:p>
    <w:p w:rsidR="00F32EAA" w:rsidRPr="00A262F3" w:rsidRDefault="00F32EAA" w:rsidP="00F32EAA">
      <w:pPr>
        <w:rPr>
          <w:sz w:val="24"/>
          <w:szCs w:val="24"/>
        </w:rPr>
      </w:pPr>
    </w:p>
    <w:p w:rsidR="00F32EAA" w:rsidRDefault="00F32EAA" w:rsidP="00F32EAA">
      <w:pPr>
        <w:rPr>
          <w:sz w:val="24"/>
          <w:szCs w:val="24"/>
        </w:rPr>
      </w:pPr>
    </w:p>
    <w:p w:rsidR="0053227B" w:rsidRDefault="0053227B" w:rsidP="00F32EAA">
      <w:pPr>
        <w:rPr>
          <w:sz w:val="24"/>
          <w:szCs w:val="24"/>
        </w:rPr>
      </w:pPr>
    </w:p>
    <w:p w:rsidR="0053227B" w:rsidRPr="00D1619A" w:rsidRDefault="0053227B" w:rsidP="00F32EAA">
      <w:pPr>
        <w:rPr>
          <w:sz w:val="24"/>
          <w:szCs w:val="24"/>
          <w:lang w:val="en-US"/>
        </w:rPr>
      </w:pPr>
    </w:p>
    <w:p w:rsidR="0053227B" w:rsidRDefault="0053227B" w:rsidP="00F32EAA">
      <w:pPr>
        <w:rPr>
          <w:sz w:val="24"/>
          <w:szCs w:val="24"/>
        </w:rPr>
      </w:pPr>
    </w:p>
    <w:p w:rsidR="0053227B" w:rsidRDefault="0053227B" w:rsidP="00F32EAA">
      <w:pPr>
        <w:rPr>
          <w:sz w:val="24"/>
          <w:szCs w:val="24"/>
        </w:rPr>
      </w:pPr>
    </w:p>
    <w:p w:rsidR="0053227B" w:rsidRPr="002156E0" w:rsidRDefault="0053227B" w:rsidP="0053227B">
      <w:pPr>
        <w:pStyle w:val="Default"/>
        <w:jc w:val="center"/>
      </w:pPr>
    </w:p>
    <w:p w:rsidR="0053227B" w:rsidRPr="002156E0" w:rsidRDefault="0053227B" w:rsidP="0053227B">
      <w:pPr>
        <w:pStyle w:val="Default"/>
        <w:jc w:val="center"/>
      </w:pPr>
    </w:p>
    <w:p w:rsidR="0053227B" w:rsidRPr="002156E0" w:rsidRDefault="0053227B" w:rsidP="0053227B">
      <w:pPr>
        <w:pStyle w:val="Default"/>
        <w:jc w:val="center"/>
      </w:pPr>
    </w:p>
    <w:p w:rsidR="0053227B" w:rsidRPr="002156E0" w:rsidRDefault="0053227B" w:rsidP="0053227B">
      <w:pPr>
        <w:pStyle w:val="Default"/>
        <w:jc w:val="center"/>
      </w:pPr>
    </w:p>
    <w:p w:rsidR="0053227B" w:rsidRPr="002156E0" w:rsidRDefault="0053227B" w:rsidP="0053227B">
      <w:pPr>
        <w:pStyle w:val="Default"/>
        <w:jc w:val="center"/>
      </w:pPr>
    </w:p>
    <w:p w:rsidR="0053227B" w:rsidRPr="002156E0" w:rsidRDefault="0053227B" w:rsidP="0053227B">
      <w:pPr>
        <w:pStyle w:val="Default"/>
        <w:jc w:val="center"/>
      </w:pPr>
    </w:p>
    <w:p w:rsidR="0053227B" w:rsidRPr="002156E0" w:rsidRDefault="0053227B" w:rsidP="0053227B">
      <w:pPr>
        <w:pStyle w:val="Default"/>
        <w:jc w:val="center"/>
      </w:pPr>
    </w:p>
    <w:p w:rsidR="0053227B" w:rsidRPr="002156E0" w:rsidRDefault="0053227B" w:rsidP="0053227B">
      <w:pPr>
        <w:pStyle w:val="Default"/>
        <w:jc w:val="center"/>
      </w:pPr>
    </w:p>
    <w:p w:rsidR="0053227B" w:rsidRPr="002156E0" w:rsidRDefault="0053227B" w:rsidP="0053227B">
      <w:pPr>
        <w:pStyle w:val="Default"/>
        <w:jc w:val="center"/>
      </w:pPr>
    </w:p>
    <w:p w:rsidR="0053227B" w:rsidRPr="002156E0" w:rsidRDefault="0053227B" w:rsidP="0053227B">
      <w:pPr>
        <w:pStyle w:val="Default"/>
        <w:jc w:val="center"/>
      </w:pPr>
    </w:p>
    <w:p w:rsidR="0053227B" w:rsidRPr="002156E0" w:rsidRDefault="0053227B" w:rsidP="0053227B">
      <w:pPr>
        <w:pStyle w:val="Default"/>
        <w:jc w:val="center"/>
      </w:pPr>
    </w:p>
    <w:p w:rsidR="0053227B" w:rsidRPr="002156E0" w:rsidRDefault="0053227B" w:rsidP="0053227B">
      <w:pPr>
        <w:pStyle w:val="Default"/>
        <w:jc w:val="center"/>
      </w:pPr>
    </w:p>
    <w:p w:rsidR="0053227B" w:rsidRPr="002156E0" w:rsidRDefault="0053227B" w:rsidP="0053227B">
      <w:pPr>
        <w:pStyle w:val="Default"/>
        <w:jc w:val="center"/>
      </w:pPr>
    </w:p>
    <w:p w:rsidR="0053227B" w:rsidRPr="002156E0" w:rsidRDefault="0053227B" w:rsidP="0053227B">
      <w:pPr>
        <w:pStyle w:val="Default"/>
        <w:jc w:val="center"/>
        <w:rPr>
          <w:sz w:val="28"/>
          <w:szCs w:val="28"/>
        </w:rPr>
      </w:pPr>
    </w:p>
    <w:p w:rsidR="0053227B" w:rsidRPr="002156E0" w:rsidRDefault="0053227B" w:rsidP="0053227B">
      <w:pPr>
        <w:pStyle w:val="Default"/>
        <w:jc w:val="center"/>
        <w:rPr>
          <w:b/>
          <w:bCs/>
          <w:color w:val="auto"/>
          <w:sz w:val="28"/>
          <w:szCs w:val="28"/>
        </w:rPr>
      </w:pPr>
      <w:r>
        <w:rPr>
          <w:b/>
          <w:bCs/>
          <w:color w:val="auto"/>
          <w:sz w:val="28"/>
          <w:szCs w:val="28"/>
        </w:rPr>
        <w:t>Руководство пользователя</w:t>
      </w:r>
      <w:r w:rsidRPr="002156E0">
        <w:rPr>
          <w:b/>
          <w:bCs/>
          <w:color w:val="auto"/>
          <w:sz w:val="28"/>
          <w:szCs w:val="28"/>
        </w:rPr>
        <w:t xml:space="preserve"> системы электронного мониторинга договоров о предоставлении инновационных грантов АО «Национальное агентство по технологическому развитию»</w:t>
      </w:r>
      <w:r w:rsidR="005C3DD3">
        <w:rPr>
          <w:b/>
          <w:bCs/>
          <w:color w:val="auto"/>
          <w:sz w:val="28"/>
          <w:szCs w:val="28"/>
        </w:rPr>
        <w:t>, основанной на системе управления рисками</w:t>
      </w:r>
    </w:p>
    <w:p w:rsidR="0053227B" w:rsidRPr="002156E0" w:rsidRDefault="00A52274" w:rsidP="0053227B">
      <w:pPr>
        <w:pStyle w:val="Default"/>
        <w:jc w:val="center"/>
        <w:rPr>
          <w:b/>
          <w:bCs/>
          <w:color w:val="auto"/>
        </w:rPr>
      </w:pPr>
      <w:r>
        <w:rPr>
          <w:b/>
          <w:bCs/>
          <w:color w:val="auto"/>
        </w:rPr>
        <w:t>(для экспертов)</w:t>
      </w:r>
    </w:p>
    <w:p w:rsidR="0053227B" w:rsidRPr="002156E0" w:rsidRDefault="0053227B" w:rsidP="0053227B">
      <w:pPr>
        <w:pStyle w:val="Default"/>
        <w:jc w:val="center"/>
        <w:rPr>
          <w:b/>
          <w:bCs/>
          <w:color w:val="auto"/>
        </w:rPr>
      </w:pPr>
    </w:p>
    <w:p w:rsidR="0053227B" w:rsidRPr="002156E0" w:rsidRDefault="0053227B" w:rsidP="0053227B">
      <w:pPr>
        <w:pStyle w:val="Default"/>
        <w:jc w:val="center"/>
        <w:rPr>
          <w:b/>
          <w:bCs/>
          <w:color w:val="auto"/>
        </w:rPr>
      </w:pPr>
    </w:p>
    <w:p w:rsidR="0053227B" w:rsidRPr="002156E0" w:rsidRDefault="0053227B" w:rsidP="0053227B">
      <w:pPr>
        <w:pStyle w:val="Default"/>
        <w:jc w:val="center"/>
        <w:rPr>
          <w:b/>
          <w:bCs/>
          <w:color w:val="auto"/>
        </w:rPr>
      </w:pPr>
    </w:p>
    <w:p w:rsidR="0053227B" w:rsidRPr="002156E0" w:rsidRDefault="0053227B" w:rsidP="0053227B">
      <w:pPr>
        <w:pStyle w:val="Default"/>
        <w:jc w:val="center"/>
        <w:rPr>
          <w:b/>
          <w:bCs/>
          <w:color w:val="auto"/>
        </w:rPr>
      </w:pPr>
    </w:p>
    <w:p w:rsidR="0053227B" w:rsidRPr="002156E0" w:rsidRDefault="0053227B" w:rsidP="0053227B">
      <w:pPr>
        <w:pStyle w:val="Default"/>
        <w:jc w:val="center"/>
        <w:rPr>
          <w:b/>
          <w:bCs/>
          <w:color w:val="auto"/>
        </w:rPr>
      </w:pPr>
    </w:p>
    <w:p w:rsidR="0053227B" w:rsidRPr="002156E0" w:rsidRDefault="0053227B" w:rsidP="0053227B">
      <w:pPr>
        <w:pStyle w:val="Default"/>
        <w:jc w:val="center"/>
        <w:rPr>
          <w:b/>
          <w:bCs/>
          <w:color w:val="auto"/>
        </w:rPr>
      </w:pPr>
    </w:p>
    <w:p w:rsidR="0053227B" w:rsidRPr="002156E0" w:rsidRDefault="0053227B" w:rsidP="0053227B">
      <w:pPr>
        <w:pStyle w:val="Default"/>
        <w:jc w:val="center"/>
        <w:rPr>
          <w:b/>
          <w:bCs/>
          <w:color w:val="auto"/>
        </w:rPr>
      </w:pPr>
    </w:p>
    <w:p w:rsidR="0053227B" w:rsidRPr="002156E0" w:rsidRDefault="0053227B" w:rsidP="0053227B">
      <w:pPr>
        <w:pStyle w:val="Default"/>
        <w:jc w:val="center"/>
        <w:rPr>
          <w:b/>
          <w:bCs/>
          <w:color w:val="auto"/>
        </w:rPr>
      </w:pPr>
    </w:p>
    <w:p w:rsidR="0053227B" w:rsidRPr="002156E0" w:rsidRDefault="0053227B" w:rsidP="0053227B">
      <w:pPr>
        <w:pStyle w:val="Default"/>
        <w:jc w:val="center"/>
        <w:rPr>
          <w:b/>
          <w:bCs/>
          <w:color w:val="auto"/>
        </w:rPr>
      </w:pPr>
    </w:p>
    <w:p w:rsidR="0053227B" w:rsidRPr="002156E0" w:rsidRDefault="0053227B" w:rsidP="0053227B">
      <w:pPr>
        <w:pStyle w:val="Default"/>
        <w:jc w:val="center"/>
        <w:rPr>
          <w:b/>
          <w:bCs/>
          <w:color w:val="auto"/>
        </w:rPr>
      </w:pPr>
    </w:p>
    <w:p w:rsidR="0053227B" w:rsidRPr="002156E0" w:rsidRDefault="0053227B" w:rsidP="0053227B">
      <w:pPr>
        <w:pStyle w:val="Default"/>
        <w:jc w:val="center"/>
        <w:rPr>
          <w:b/>
          <w:bCs/>
          <w:color w:val="auto"/>
        </w:rPr>
      </w:pPr>
    </w:p>
    <w:p w:rsidR="0053227B" w:rsidRPr="002156E0" w:rsidRDefault="0053227B" w:rsidP="0053227B">
      <w:pPr>
        <w:pStyle w:val="Default"/>
        <w:jc w:val="center"/>
        <w:rPr>
          <w:b/>
          <w:bCs/>
          <w:color w:val="auto"/>
        </w:rPr>
      </w:pPr>
    </w:p>
    <w:p w:rsidR="0053227B" w:rsidRPr="002156E0" w:rsidRDefault="0053227B" w:rsidP="0053227B">
      <w:pPr>
        <w:pStyle w:val="Default"/>
        <w:jc w:val="center"/>
        <w:rPr>
          <w:b/>
          <w:bCs/>
          <w:color w:val="auto"/>
        </w:rPr>
      </w:pPr>
    </w:p>
    <w:p w:rsidR="0053227B" w:rsidRPr="002156E0" w:rsidRDefault="0053227B" w:rsidP="0053227B">
      <w:pPr>
        <w:pStyle w:val="Default"/>
        <w:jc w:val="center"/>
        <w:rPr>
          <w:b/>
          <w:bCs/>
          <w:color w:val="auto"/>
        </w:rPr>
      </w:pPr>
    </w:p>
    <w:p w:rsidR="0053227B" w:rsidRPr="002156E0" w:rsidRDefault="0053227B" w:rsidP="0053227B">
      <w:pPr>
        <w:pStyle w:val="Default"/>
        <w:jc w:val="center"/>
        <w:rPr>
          <w:b/>
          <w:bCs/>
          <w:color w:val="auto"/>
        </w:rPr>
      </w:pPr>
    </w:p>
    <w:p w:rsidR="0053227B" w:rsidRPr="002156E0" w:rsidRDefault="0053227B" w:rsidP="0053227B">
      <w:pPr>
        <w:pStyle w:val="Default"/>
        <w:jc w:val="center"/>
        <w:rPr>
          <w:b/>
          <w:bCs/>
          <w:color w:val="auto"/>
        </w:rPr>
      </w:pPr>
    </w:p>
    <w:p w:rsidR="0053227B" w:rsidRPr="002156E0" w:rsidRDefault="0053227B" w:rsidP="0053227B">
      <w:pPr>
        <w:pStyle w:val="Default"/>
        <w:jc w:val="center"/>
        <w:rPr>
          <w:b/>
          <w:bCs/>
          <w:color w:val="auto"/>
        </w:rPr>
      </w:pPr>
    </w:p>
    <w:p w:rsidR="0053227B" w:rsidRPr="002156E0" w:rsidRDefault="0053227B" w:rsidP="0053227B">
      <w:pPr>
        <w:pStyle w:val="Default"/>
        <w:jc w:val="center"/>
        <w:rPr>
          <w:b/>
          <w:bCs/>
          <w:color w:val="auto"/>
        </w:rPr>
      </w:pPr>
    </w:p>
    <w:p w:rsidR="0053227B" w:rsidRPr="002156E0" w:rsidRDefault="0053227B" w:rsidP="0053227B">
      <w:pPr>
        <w:pStyle w:val="Default"/>
        <w:jc w:val="center"/>
        <w:rPr>
          <w:b/>
          <w:bCs/>
          <w:color w:val="auto"/>
        </w:rPr>
      </w:pPr>
    </w:p>
    <w:p w:rsidR="0053227B" w:rsidRPr="002156E0" w:rsidRDefault="0053227B" w:rsidP="0053227B">
      <w:pPr>
        <w:pStyle w:val="Default"/>
        <w:jc w:val="center"/>
        <w:rPr>
          <w:b/>
          <w:bCs/>
          <w:color w:val="auto"/>
        </w:rPr>
      </w:pPr>
    </w:p>
    <w:p w:rsidR="0053227B" w:rsidRPr="002156E0" w:rsidRDefault="0053227B" w:rsidP="0053227B">
      <w:pPr>
        <w:pStyle w:val="Default"/>
        <w:jc w:val="center"/>
        <w:rPr>
          <w:b/>
          <w:bCs/>
          <w:color w:val="auto"/>
        </w:rPr>
      </w:pPr>
    </w:p>
    <w:p w:rsidR="0053227B" w:rsidRPr="002156E0" w:rsidRDefault="0053227B" w:rsidP="0053227B">
      <w:pPr>
        <w:pStyle w:val="Default"/>
        <w:jc w:val="center"/>
        <w:rPr>
          <w:b/>
          <w:bCs/>
          <w:color w:val="auto"/>
        </w:rPr>
      </w:pPr>
    </w:p>
    <w:p w:rsidR="0053227B" w:rsidRPr="002156E0" w:rsidRDefault="0053227B" w:rsidP="0053227B">
      <w:pPr>
        <w:pStyle w:val="Default"/>
        <w:jc w:val="center"/>
        <w:rPr>
          <w:b/>
          <w:bCs/>
          <w:color w:val="auto"/>
        </w:rPr>
      </w:pPr>
    </w:p>
    <w:p w:rsidR="0053227B" w:rsidRPr="002156E0" w:rsidRDefault="0053227B" w:rsidP="0053227B">
      <w:pPr>
        <w:pStyle w:val="Default"/>
        <w:jc w:val="center"/>
        <w:rPr>
          <w:b/>
          <w:bCs/>
          <w:color w:val="auto"/>
        </w:rPr>
      </w:pPr>
    </w:p>
    <w:p w:rsidR="0053227B" w:rsidRPr="002156E0" w:rsidRDefault="005C3DD3" w:rsidP="0053227B">
      <w:pPr>
        <w:pStyle w:val="Default"/>
        <w:jc w:val="center"/>
        <w:rPr>
          <w:b/>
          <w:bCs/>
          <w:color w:val="auto"/>
        </w:rPr>
      </w:pPr>
      <w:r>
        <w:rPr>
          <w:b/>
          <w:bCs/>
          <w:color w:val="auto"/>
        </w:rPr>
        <w:t>Астана</w:t>
      </w:r>
      <w:r w:rsidR="0053227B" w:rsidRPr="002156E0">
        <w:rPr>
          <w:b/>
          <w:bCs/>
          <w:color w:val="auto"/>
        </w:rPr>
        <w:t xml:space="preserve"> 2016г.</w:t>
      </w:r>
    </w:p>
    <w:p w:rsidR="0053227B" w:rsidRDefault="0053227B" w:rsidP="00F32EAA">
      <w:pPr>
        <w:rPr>
          <w:sz w:val="24"/>
          <w:szCs w:val="24"/>
        </w:rPr>
      </w:pPr>
    </w:p>
    <w:p w:rsidR="0053227B" w:rsidRDefault="0053227B" w:rsidP="00F32EAA">
      <w:pPr>
        <w:rPr>
          <w:sz w:val="24"/>
          <w:szCs w:val="24"/>
        </w:rPr>
      </w:pPr>
      <w:r>
        <w:rPr>
          <w:sz w:val="24"/>
          <w:szCs w:val="24"/>
        </w:rPr>
        <w:br w:type="page"/>
      </w:r>
    </w:p>
    <w:p w:rsidR="00BE1603" w:rsidRPr="00BE1603" w:rsidRDefault="00BE1603" w:rsidP="00BE1603">
      <w:pPr>
        <w:pStyle w:val="a7"/>
        <w:numPr>
          <w:ilvl w:val="0"/>
          <w:numId w:val="6"/>
        </w:numPr>
        <w:rPr>
          <w:rFonts w:ascii="Times New Roman" w:hAnsi="Times New Roman"/>
          <w:b/>
          <w:sz w:val="24"/>
          <w:szCs w:val="24"/>
        </w:rPr>
      </w:pPr>
      <w:r w:rsidRPr="00BE1603">
        <w:rPr>
          <w:rFonts w:ascii="Times New Roman" w:hAnsi="Times New Roman"/>
          <w:b/>
          <w:sz w:val="24"/>
          <w:szCs w:val="24"/>
        </w:rPr>
        <w:lastRenderedPageBreak/>
        <w:t>Введение.</w:t>
      </w:r>
    </w:p>
    <w:p w:rsidR="00F32EAA" w:rsidRPr="00A262F3" w:rsidRDefault="00F32EAA" w:rsidP="00F32EAA">
      <w:pPr>
        <w:ind w:firstLine="708"/>
        <w:rPr>
          <w:sz w:val="24"/>
          <w:szCs w:val="24"/>
        </w:rPr>
      </w:pPr>
      <w:r w:rsidRPr="00A262F3">
        <w:rPr>
          <w:sz w:val="24"/>
          <w:szCs w:val="24"/>
        </w:rPr>
        <w:t>Данная инструкция предназначена для пользователей системы электронного мониторинга договоров</w:t>
      </w:r>
      <w:r w:rsidR="005C3DD3" w:rsidRPr="005C3DD3">
        <w:t xml:space="preserve"> </w:t>
      </w:r>
      <w:r w:rsidR="005C3DD3" w:rsidRPr="005C3DD3">
        <w:rPr>
          <w:sz w:val="24"/>
          <w:szCs w:val="24"/>
        </w:rPr>
        <w:t>о предоставлении инновационных грантов АО «Национальное агентство по технологическому развитию», основанной на системе управления рискам</w:t>
      </w:r>
      <w:proofErr w:type="gramStart"/>
      <w:r w:rsidR="005C3DD3" w:rsidRPr="005C3DD3">
        <w:rPr>
          <w:sz w:val="24"/>
          <w:szCs w:val="24"/>
        </w:rPr>
        <w:t>и</w:t>
      </w:r>
      <w:r w:rsidR="005C3DD3">
        <w:rPr>
          <w:sz w:val="24"/>
          <w:szCs w:val="24"/>
        </w:rPr>
        <w:t>(</w:t>
      </w:r>
      <w:proofErr w:type="gramEnd"/>
      <w:r w:rsidR="005C3DD3">
        <w:rPr>
          <w:sz w:val="24"/>
          <w:szCs w:val="24"/>
        </w:rPr>
        <w:t xml:space="preserve"> далее – Система)</w:t>
      </w:r>
      <w:r w:rsidRPr="00A262F3">
        <w:rPr>
          <w:sz w:val="24"/>
          <w:szCs w:val="24"/>
        </w:rPr>
        <w:t xml:space="preserve"> с полномочиями </w:t>
      </w:r>
      <w:r w:rsidR="00377851">
        <w:rPr>
          <w:sz w:val="24"/>
          <w:szCs w:val="24"/>
        </w:rPr>
        <w:t>эксперта Аген</w:t>
      </w:r>
      <w:r w:rsidR="00796099">
        <w:rPr>
          <w:sz w:val="24"/>
          <w:szCs w:val="24"/>
        </w:rPr>
        <w:t>т</w:t>
      </w:r>
      <w:r w:rsidR="00377851">
        <w:rPr>
          <w:sz w:val="24"/>
          <w:szCs w:val="24"/>
        </w:rPr>
        <w:t>ства</w:t>
      </w:r>
      <w:r w:rsidRPr="00A262F3">
        <w:rPr>
          <w:sz w:val="24"/>
          <w:szCs w:val="24"/>
        </w:rPr>
        <w:t xml:space="preserve">. </w:t>
      </w:r>
    </w:p>
    <w:p w:rsidR="00E30824" w:rsidRPr="00A262F3" w:rsidRDefault="00F32EAA" w:rsidP="00F32EAA">
      <w:pPr>
        <w:ind w:firstLine="708"/>
        <w:rPr>
          <w:b/>
          <w:sz w:val="24"/>
          <w:szCs w:val="24"/>
        </w:rPr>
      </w:pPr>
      <w:r w:rsidRPr="00A262F3">
        <w:rPr>
          <w:color w:val="000000"/>
          <w:sz w:val="24"/>
          <w:szCs w:val="24"/>
          <w:shd w:val="clear" w:color="auto" w:fill="FFFFFF"/>
        </w:rPr>
        <w:t>Используя логин и пароль,</w:t>
      </w:r>
      <w:r w:rsidR="005C3DD3">
        <w:rPr>
          <w:color w:val="000000"/>
          <w:sz w:val="24"/>
          <w:szCs w:val="24"/>
          <w:shd w:val="clear" w:color="auto" w:fill="FFFFFF"/>
        </w:rPr>
        <w:t xml:space="preserve"> полученные  от Администратора на электронный  адрес </w:t>
      </w:r>
      <w:r w:rsidRPr="00A262F3">
        <w:rPr>
          <w:color w:val="000000"/>
          <w:sz w:val="24"/>
          <w:szCs w:val="24"/>
          <w:shd w:val="clear" w:color="auto" w:fill="FFFFFF"/>
        </w:rPr>
        <w:t xml:space="preserve"> </w:t>
      </w:r>
      <w:r w:rsidR="00377851">
        <w:rPr>
          <w:color w:val="000000"/>
          <w:sz w:val="24"/>
          <w:szCs w:val="24"/>
          <w:shd w:val="clear" w:color="auto" w:fill="FFFFFF"/>
        </w:rPr>
        <w:t>эксперт</w:t>
      </w:r>
      <w:r w:rsidRPr="00A262F3">
        <w:rPr>
          <w:color w:val="000000"/>
          <w:sz w:val="24"/>
          <w:szCs w:val="24"/>
          <w:shd w:val="clear" w:color="auto" w:fill="FFFFFF"/>
        </w:rPr>
        <w:t xml:space="preserve"> входит в Систему. </w:t>
      </w:r>
    </w:p>
    <w:p w:rsidR="00E30824" w:rsidRPr="00A262F3" w:rsidRDefault="00377851" w:rsidP="00E30824">
      <w:pPr>
        <w:jc w:val="center"/>
        <w:rPr>
          <w:b/>
          <w:sz w:val="24"/>
          <w:szCs w:val="24"/>
        </w:rPr>
      </w:pPr>
      <w:r>
        <w:rPr>
          <w:b/>
          <w:noProof/>
          <w:sz w:val="24"/>
          <w:szCs w:val="24"/>
        </w:rPr>
        <w:drawing>
          <wp:inline distT="0" distB="0" distL="0" distR="0" wp14:anchorId="48CA504F" wp14:editId="1477C26A">
            <wp:extent cx="2552700" cy="21907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2700" cy="2190750"/>
                    </a:xfrm>
                    <a:prstGeom prst="rect">
                      <a:avLst/>
                    </a:prstGeom>
                    <a:noFill/>
                    <a:ln>
                      <a:noFill/>
                    </a:ln>
                  </pic:spPr>
                </pic:pic>
              </a:graphicData>
            </a:graphic>
          </wp:inline>
        </w:drawing>
      </w:r>
    </w:p>
    <w:p w:rsidR="00F32EAA" w:rsidRDefault="00F32EAA" w:rsidP="00E30824">
      <w:pPr>
        <w:jc w:val="center"/>
        <w:rPr>
          <w:i/>
          <w:sz w:val="24"/>
          <w:szCs w:val="24"/>
        </w:rPr>
      </w:pPr>
      <w:r w:rsidRPr="00A262F3">
        <w:rPr>
          <w:i/>
          <w:sz w:val="24"/>
          <w:szCs w:val="24"/>
        </w:rPr>
        <w:t>Рис.1</w:t>
      </w:r>
    </w:p>
    <w:p w:rsidR="005D52A6" w:rsidRDefault="005D52A6" w:rsidP="005D52A6">
      <w:pPr>
        <w:ind w:firstLine="708"/>
        <w:rPr>
          <w:sz w:val="24"/>
          <w:szCs w:val="24"/>
          <w:shd w:val="clear" w:color="auto" w:fill="FFFFFF"/>
        </w:rPr>
      </w:pPr>
      <w:r>
        <w:rPr>
          <w:sz w:val="24"/>
          <w:szCs w:val="24"/>
          <w:shd w:val="clear" w:color="auto" w:fill="FFFFFF"/>
        </w:rPr>
        <w:t>В случае если пользователь потерял или забыл пароль для входа в систему, то можно сбросить пароль учетной записи пользователя с помощью кнопки на экране “Забыли пароль”.</w:t>
      </w:r>
    </w:p>
    <w:p w:rsidR="005D52A6" w:rsidRPr="00707A54" w:rsidRDefault="005D52A6" w:rsidP="005D52A6">
      <w:pPr>
        <w:ind w:firstLine="708"/>
        <w:jc w:val="center"/>
        <w:rPr>
          <w:color w:val="000000"/>
          <w:sz w:val="24"/>
          <w:szCs w:val="24"/>
          <w:shd w:val="clear" w:color="auto" w:fill="FFFFFF"/>
        </w:rPr>
      </w:pPr>
      <w:r>
        <w:rPr>
          <w:noProof/>
          <w:color w:val="000000"/>
          <w:sz w:val="24"/>
          <w:szCs w:val="24"/>
          <w:shd w:val="clear" w:color="auto" w:fill="FFFFFF"/>
        </w:rPr>
        <w:drawing>
          <wp:inline distT="0" distB="0" distL="0" distR="0" wp14:anchorId="516A1C92" wp14:editId="6ED6F27D">
            <wp:extent cx="2657475" cy="23431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7475" cy="2343150"/>
                    </a:xfrm>
                    <a:prstGeom prst="rect">
                      <a:avLst/>
                    </a:prstGeom>
                    <a:noFill/>
                    <a:ln>
                      <a:noFill/>
                    </a:ln>
                  </pic:spPr>
                </pic:pic>
              </a:graphicData>
            </a:graphic>
          </wp:inline>
        </w:drawing>
      </w:r>
    </w:p>
    <w:p w:rsidR="005D52A6" w:rsidRPr="00D328C1" w:rsidRDefault="005D52A6" w:rsidP="005D52A6">
      <w:pPr>
        <w:ind w:firstLine="708"/>
        <w:jc w:val="center"/>
        <w:rPr>
          <w:i/>
          <w:color w:val="000000"/>
          <w:sz w:val="24"/>
          <w:szCs w:val="24"/>
          <w:shd w:val="clear" w:color="auto" w:fill="FFFFFF"/>
        </w:rPr>
      </w:pPr>
      <w:r w:rsidRPr="00D328C1">
        <w:rPr>
          <w:i/>
          <w:color w:val="000000"/>
          <w:sz w:val="24"/>
          <w:szCs w:val="24"/>
          <w:shd w:val="clear" w:color="auto" w:fill="FFFFFF"/>
        </w:rPr>
        <w:t>Рис.2</w:t>
      </w:r>
    </w:p>
    <w:p w:rsidR="005D52A6" w:rsidRDefault="005D52A6" w:rsidP="005D52A6">
      <w:pPr>
        <w:ind w:firstLine="708"/>
        <w:rPr>
          <w:color w:val="000000"/>
          <w:sz w:val="24"/>
          <w:szCs w:val="24"/>
          <w:shd w:val="clear" w:color="auto" w:fill="FFFFFF"/>
        </w:rPr>
      </w:pPr>
    </w:p>
    <w:p w:rsidR="005D52A6" w:rsidRPr="00900266" w:rsidRDefault="005D52A6" w:rsidP="005D52A6">
      <w:pPr>
        <w:ind w:firstLine="708"/>
        <w:rPr>
          <w:color w:val="000000"/>
          <w:sz w:val="24"/>
          <w:szCs w:val="24"/>
          <w:shd w:val="clear" w:color="auto" w:fill="FFFFFF"/>
        </w:rPr>
      </w:pPr>
      <w:r>
        <w:rPr>
          <w:color w:val="000000"/>
          <w:sz w:val="24"/>
          <w:szCs w:val="24"/>
          <w:shd w:val="clear" w:color="auto" w:fill="FFFFFF"/>
        </w:rPr>
        <w:t xml:space="preserve">В открывшемся окне восстановления пароля в поле </w:t>
      </w:r>
      <w:r w:rsidRPr="00900266">
        <w:rPr>
          <w:color w:val="000000"/>
          <w:sz w:val="24"/>
          <w:szCs w:val="24"/>
          <w:shd w:val="clear" w:color="auto" w:fill="FFFFFF"/>
        </w:rPr>
        <w:t>“</w:t>
      </w:r>
      <w:r>
        <w:rPr>
          <w:color w:val="000000"/>
          <w:sz w:val="24"/>
          <w:szCs w:val="24"/>
          <w:shd w:val="clear" w:color="auto" w:fill="FFFFFF"/>
        </w:rPr>
        <w:t>Адрес электронной почты</w:t>
      </w:r>
      <w:r w:rsidRPr="00900266">
        <w:rPr>
          <w:color w:val="000000"/>
          <w:sz w:val="24"/>
          <w:szCs w:val="24"/>
          <w:shd w:val="clear" w:color="auto" w:fill="FFFFFF"/>
        </w:rPr>
        <w:t xml:space="preserve">” </w:t>
      </w:r>
      <w:r w:rsidR="0038379F">
        <w:rPr>
          <w:color w:val="000000"/>
          <w:sz w:val="24"/>
          <w:szCs w:val="24"/>
          <w:shd w:val="clear" w:color="auto" w:fill="FFFFFF"/>
        </w:rPr>
        <w:t>нужно ввести</w:t>
      </w:r>
      <w:r>
        <w:rPr>
          <w:color w:val="000000"/>
          <w:sz w:val="24"/>
          <w:szCs w:val="24"/>
          <w:shd w:val="clear" w:color="auto" w:fill="FFFFFF"/>
        </w:rPr>
        <w:t xml:space="preserve"> </w:t>
      </w:r>
      <w:r w:rsidR="0038379F">
        <w:rPr>
          <w:color w:val="000000"/>
          <w:sz w:val="24"/>
          <w:szCs w:val="24"/>
          <w:shd w:val="clear" w:color="auto" w:fill="FFFFFF"/>
          <w:lang w:val="en-US"/>
        </w:rPr>
        <w:t>E</w:t>
      </w:r>
      <w:r w:rsidR="0038379F" w:rsidRPr="008955E6">
        <w:rPr>
          <w:color w:val="000000"/>
          <w:sz w:val="24"/>
          <w:szCs w:val="24"/>
          <w:shd w:val="clear" w:color="auto" w:fill="FFFFFF"/>
        </w:rPr>
        <w:t>-</w:t>
      </w:r>
      <w:r>
        <w:rPr>
          <w:color w:val="000000"/>
          <w:sz w:val="24"/>
          <w:szCs w:val="24"/>
          <w:shd w:val="clear" w:color="auto" w:fill="FFFFFF"/>
          <w:lang w:val="en-US"/>
        </w:rPr>
        <w:t>mail</w:t>
      </w:r>
      <w:r w:rsidR="0038379F">
        <w:rPr>
          <w:color w:val="000000"/>
          <w:sz w:val="24"/>
          <w:szCs w:val="24"/>
          <w:shd w:val="clear" w:color="auto" w:fill="FFFFFF"/>
        </w:rPr>
        <w:t xml:space="preserve"> эксперта</w:t>
      </w:r>
      <w:r>
        <w:rPr>
          <w:color w:val="000000"/>
          <w:sz w:val="24"/>
          <w:szCs w:val="24"/>
          <w:shd w:val="clear" w:color="auto" w:fill="FFFFFF"/>
        </w:rPr>
        <w:t>,</w:t>
      </w:r>
      <w:r w:rsidRPr="00900266">
        <w:rPr>
          <w:color w:val="000000"/>
          <w:sz w:val="24"/>
          <w:szCs w:val="24"/>
          <w:shd w:val="clear" w:color="auto" w:fill="FFFFFF"/>
        </w:rPr>
        <w:t xml:space="preserve"> </w:t>
      </w:r>
      <w:r>
        <w:rPr>
          <w:color w:val="000000"/>
          <w:sz w:val="24"/>
          <w:szCs w:val="24"/>
          <w:shd w:val="clear" w:color="auto" w:fill="FFFFFF"/>
        </w:rPr>
        <w:t>который был зарегистрирован в системе и наж</w:t>
      </w:r>
      <w:r w:rsidR="0038379F">
        <w:rPr>
          <w:color w:val="000000"/>
          <w:sz w:val="24"/>
          <w:szCs w:val="24"/>
          <w:shd w:val="clear" w:color="auto" w:fill="FFFFFF"/>
        </w:rPr>
        <w:t>ать</w:t>
      </w:r>
      <w:r>
        <w:rPr>
          <w:color w:val="000000"/>
          <w:sz w:val="24"/>
          <w:szCs w:val="24"/>
          <w:shd w:val="clear" w:color="auto" w:fill="FFFFFF"/>
        </w:rPr>
        <w:t xml:space="preserve"> </w:t>
      </w:r>
      <w:r w:rsidRPr="00900266">
        <w:rPr>
          <w:color w:val="000000"/>
          <w:sz w:val="24"/>
          <w:szCs w:val="24"/>
          <w:shd w:val="clear" w:color="auto" w:fill="FFFFFF"/>
        </w:rPr>
        <w:t>“</w:t>
      </w:r>
      <w:r>
        <w:rPr>
          <w:color w:val="000000"/>
          <w:sz w:val="24"/>
          <w:szCs w:val="24"/>
          <w:shd w:val="clear" w:color="auto" w:fill="FFFFFF"/>
        </w:rPr>
        <w:t>Восстановить мой пароль</w:t>
      </w:r>
      <w:r w:rsidRPr="00900266">
        <w:rPr>
          <w:color w:val="000000"/>
          <w:sz w:val="24"/>
          <w:szCs w:val="24"/>
          <w:shd w:val="clear" w:color="auto" w:fill="FFFFFF"/>
        </w:rPr>
        <w:t>”</w:t>
      </w:r>
      <w:r>
        <w:rPr>
          <w:color w:val="000000"/>
          <w:sz w:val="24"/>
          <w:szCs w:val="24"/>
          <w:shd w:val="clear" w:color="auto" w:fill="FFFFFF"/>
        </w:rPr>
        <w:t>.</w:t>
      </w:r>
      <w:r w:rsidRPr="00900266">
        <w:rPr>
          <w:color w:val="000000"/>
          <w:sz w:val="24"/>
          <w:szCs w:val="24"/>
          <w:shd w:val="clear" w:color="auto" w:fill="FFFFFF"/>
        </w:rPr>
        <w:t xml:space="preserve"> </w:t>
      </w:r>
      <w:r>
        <w:rPr>
          <w:color w:val="000000"/>
          <w:sz w:val="24"/>
          <w:szCs w:val="24"/>
          <w:shd w:val="clear" w:color="auto" w:fill="FFFFFF"/>
        </w:rPr>
        <w:t xml:space="preserve">После этого </w:t>
      </w:r>
      <w:r w:rsidR="0038379F">
        <w:rPr>
          <w:color w:val="000000"/>
          <w:sz w:val="24"/>
          <w:szCs w:val="24"/>
          <w:shd w:val="clear" w:color="auto" w:fill="FFFFFF"/>
        </w:rPr>
        <w:t xml:space="preserve">эксперт </w:t>
      </w:r>
      <w:r>
        <w:rPr>
          <w:color w:val="000000"/>
          <w:sz w:val="24"/>
          <w:szCs w:val="24"/>
          <w:shd w:val="clear" w:color="auto" w:fill="FFFFFF"/>
        </w:rPr>
        <w:t xml:space="preserve"> получ</w:t>
      </w:r>
      <w:r w:rsidR="0038379F">
        <w:rPr>
          <w:color w:val="000000"/>
          <w:sz w:val="24"/>
          <w:szCs w:val="24"/>
          <w:shd w:val="clear" w:color="auto" w:fill="FFFFFF"/>
        </w:rPr>
        <w:t>ает</w:t>
      </w:r>
      <w:r>
        <w:rPr>
          <w:color w:val="000000"/>
          <w:sz w:val="24"/>
          <w:szCs w:val="24"/>
          <w:shd w:val="clear" w:color="auto" w:fill="FFFFFF"/>
        </w:rPr>
        <w:t xml:space="preserve"> на почту ссылку, по которой можно будет установить новый пароль.</w:t>
      </w:r>
    </w:p>
    <w:p w:rsidR="005D52A6" w:rsidRDefault="005D52A6" w:rsidP="005D52A6">
      <w:pPr>
        <w:ind w:firstLine="708"/>
        <w:jc w:val="center"/>
        <w:rPr>
          <w:color w:val="000000"/>
          <w:sz w:val="24"/>
          <w:szCs w:val="24"/>
          <w:shd w:val="clear" w:color="auto" w:fill="FFFFFF"/>
        </w:rPr>
      </w:pPr>
      <w:r>
        <w:rPr>
          <w:noProof/>
          <w:color w:val="000000"/>
          <w:sz w:val="24"/>
          <w:szCs w:val="24"/>
          <w:shd w:val="clear" w:color="auto" w:fill="FFFFFF"/>
        </w:rPr>
        <w:lastRenderedPageBreak/>
        <w:drawing>
          <wp:inline distT="0" distB="0" distL="0" distR="0" wp14:anchorId="4721A35D" wp14:editId="70850DA9">
            <wp:extent cx="2552700" cy="21526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52700" cy="2152650"/>
                    </a:xfrm>
                    <a:prstGeom prst="rect">
                      <a:avLst/>
                    </a:prstGeom>
                    <a:noFill/>
                    <a:ln>
                      <a:noFill/>
                    </a:ln>
                  </pic:spPr>
                </pic:pic>
              </a:graphicData>
            </a:graphic>
          </wp:inline>
        </w:drawing>
      </w:r>
    </w:p>
    <w:p w:rsidR="005D52A6" w:rsidRPr="00D328C1" w:rsidRDefault="005D52A6" w:rsidP="005D52A6">
      <w:pPr>
        <w:ind w:firstLine="708"/>
        <w:jc w:val="center"/>
        <w:rPr>
          <w:i/>
          <w:color w:val="000000"/>
          <w:sz w:val="24"/>
          <w:szCs w:val="24"/>
          <w:shd w:val="clear" w:color="auto" w:fill="FFFFFF"/>
        </w:rPr>
      </w:pPr>
      <w:r w:rsidRPr="00D328C1">
        <w:rPr>
          <w:i/>
          <w:color w:val="000000"/>
          <w:sz w:val="24"/>
          <w:szCs w:val="24"/>
          <w:shd w:val="clear" w:color="auto" w:fill="FFFFFF"/>
        </w:rPr>
        <w:t>Рис</w:t>
      </w:r>
      <w:r>
        <w:rPr>
          <w:i/>
          <w:color w:val="000000"/>
          <w:sz w:val="24"/>
          <w:szCs w:val="24"/>
          <w:shd w:val="clear" w:color="auto" w:fill="FFFFFF"/>
        </w:rPr>
        <w:t>.3</w:t>
      </w:r>
    </w:p>
    <w:p w:rsidR="00F0198D" w:rsidRDefault="00F0198D" w:rsidP="00F32EAA">
      <w:pPr>
        <w:ind w:firstLine="708"/>
        <w:rPr>
          <w:color w:val="000000"/>
          <w:sz w:val="24"/>
          <w:szCs w:val="24"/>
          <w:shd w:val="clear" w:color="auto" w:fill="FFFFFF"/>
        </w:rPr>
      </w:pPr>
    </w:p>
    <w:p w:rsidR="005D52A6" w:rsidRDefault="005D52A6" w:rsidP="005D52A6">
      <w:pPr>
        <w:rPr>
          <w:sz w:val="24"/>
          <w:szCs w:val="24"/>
        </w:rPr>
      </w:pPr>
      <w:r>
        <w:rPr>
          <w:color w:val="000000"/>
          <w:sz w:val="24"/>
          <w:szCs w:val="24"/>
          <w:shd w:val="clear" w:color="auto" w:fill="FFFFFF"/>
        </w:rPr>
        <w:t>Для изменения текущего пароля, необходимо в</w:t>
      </w:r>
      <w:r w:rsidRPr="001D1DE1">
        <w:rPr>
          <w:color w:val="000000"/>
          <w:sz w:val="24"/>
          <w:szCs w:val="24"/>
          <w:shd w:val="clear" w:color="auto" w:fill="FFFFFF"/>
        </w:rPr>
        <w:t xml:space="preserve"> верхнем углу кликнуть на значок</w:t>
      </w:r>
      <w:r>
        <w:rPr>
          <w:color w:val="000000"/>
          <w:sz w:val="24"/>
          <w:szCs w:val="24"/>
          <w:shd w:val="clear" w:color="auto" w:fill="FFFFFF"/>
        </w:rPr>
        <w:t xml:space="preserve"> шестеренки. </w:t>
      </w:r>
    </w:p>
    <w:p w:rsidR="005D52A6" w:rsidRDefault="005D52A6" w:rsidP="005D52A6">
      <w:pPr>
        <w:shd w:val="clear" w:color="auto" w:fill="FFFFFF"/>
        <w:spacing w:line="392" w:lineRule="atLeast"/>
        <w:ind w:left="-60"/>
        <w:jc w:val="center"/>
        <w:rPr>
          <w:i/>
          <w:sz w:val="24"/>
          <w:szCs w:val="24"/>
        </w:rPr>
      </w:pPr>
      <w:r>
        <w:rPr>
          <w:noProof/>
          <w:sz w:val="24"/>
          <w:szCs w:val="24"/>
        </w:rPr>
        <w:drawing>
          <wp:inline distT="0" distB="0" distL="0" distR="0" wp14:anchorId="3B69F54B" wp14:editId="6AF42379">
            <wp:extent cx="1819275" cy="609600"/>
            <wp:effectExtent l="0" t="0" r="9525" b="0"/>
            <wp:docPr id="8" name="Рисунок 8" descr="C:\Users\11112015\Desktop\Arn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11112015\Desktop\Arnu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9275" cy="609600"/>
                    </a:xfrm>
                    <a:prstGeom prst="rect">
                      <a:avLst/>
                    </a:prstGeom>
                    <a:noFill/>
                    <a:ln>
                      <a:noFill/>
                    </a:ln>
                  </pic:spPr>
                </pic:pic>
              </a:graphicData>
            </a:graphic>
          </wp:inline>
        </w:drawing>
      </w:r>
    </w:p>
    <w:p w:rsidR="005D52A6" w:rsidRPr="000979F1" w:rsidRDefault="005D52A6" w:rsidP="005D52A6">
      <w:pPr>
        <w:shd w:val="clear" w:color="auto" w:fill="FFFFFF"/>
        <w:spacing w:line="392" w:lineRule="atLeast"/>
        <w:ind w:left="-60"/>
        <w:jc w:val="center"/>
        <w:rPr>
          <w:i/>
          <w:sz w:val="24"/>
          <w:szCs w:val="24"/>
        </w:rPr>
      </w:pPr>
      <w:r>
        <w:rPr>
          <w:i/>
          <w:sz w:val="24"/>
          <w:szCs w:val="24"/>
        </w:rPr>
        <w:t>Рис.4</w:t>
      </w:r>
    </w:p>
    <w:p w:rsidR="005D52A6" w:rsidRDefault="005D52A6" w:rsidP="005D52A6">
      <w:pPr>
        <w:shd w:val="clear" w:color="auto" w:fill="FFFFFF"/>
        <w:spacing w:line="392" w:lineRule="atLeast"/>
        <w:ind w:left="-60" w:firstLine="768"/>
        <w:rPr>
          <w:sz w:val="24"/>
          <w:szCs w:val="24"/>
        </w:rPr>
      </w:pPr>
      <w:r>
        <w:rPr>
          <w:color w:val="000000"/>
          <w:sz w:val="24"/>
          <w:szCs w:val="24"/>
          <w:shd w:val="clear" w:color="auto" w:fill="FFFFFF"/>
        </w:rPr>
        <w:t>Далее в</w:t>
      </w:r>
      <w:r>
        <w:rPr>
          <w:sz w:val="24"/>
          <w:szCs w:val="24"/>
        </w:rPr>
        <w:t xml:space="preserve"> выпадающем окне нажать на «сменить пароль», затем заполнить необходимые данные и нажать «Изменить мой пароль».</w:t>
      </w:r>
    </w:p>
    <w:p w:rsidR="005D52A6" w:rsidRDefault="005D52A6" w:rsidP="005D52A6">
      <w:pPr>
        <w:shd w:val="clear" w:color="auto" w:fill="FFFFFF"/>
        <w:spacing w:line="392" w:lineRule="atLeast"/>
        <w:ind w:left="-60"/>
        <w:jc w:val="center"/>
        <w:rPr>
          <w:sz w:val="24"/>
          <w:szCs w:val="24"/>
        </w:rPr>
      </w:pPr>
      <w:r>
        <w:rPr>
          <w:noProof/>
          <w:sz w:val="24"/>
          <w:szCs w:val="24"/>
        </w:rPr>
        <w:drawing>
          <wp:inline distT="0" distB="0" distL="0" distR="0" wp14:anchorId="3301C202" wp14:editId="657C93AD">
            <wp:extent cx="1838325" cy="800100"/>
            <wp:effectExtent l="0" t="0" r="9525" b="0"/>
            <wp:docPr id="11" name="Рисунок 11" descr="C:\Users\11112015\Desktop\arnu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11112015\Desktop\arnur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38325" cy="800100"/>
                    </a:xfrm>
                    <a:prstGeom prst="rect">
                      <a:avLst/>
                    </a:prstGeom>
                    <a:noFill/>
                    <a:ln>
                      <a:noFill/>
                    </a:ln>
                  </pic:spPr>
                </pic:pic>
              </a:graphicData>
            </a:graphic>
          </wp:inline>
        </w:drawing>
      </w:r>
    </w:p>
    <w:p w:rsidR="005D52A6" w:rsidRDefault="005D52A6" w:rsidP="005D52A6">
      <w:pPr>
        <w:shd w:val="clear" w:color="auto" w:fill="FFFFFF"/>
        <w:spacing w:line="392" w:lineRule="atLeast"/>
        <w:ind w:left="-60"/>
        <w:jc w:val="center"/>
        <w:rPr>
          <w:ins w:id="0" w:author="Садыкова Жанар" w:date="2016-05-20T16:11:00Z"/>
          <w:i/>
          <w:sz w:val="24"/>
          <w:szCs w:val="24"/>
        </w:rPr>
      </w:pPr>
      <w:r>
        <w:rPr>
          <w:i/>
          <w:sz w:val="24"/>
          <w:szCs w:val="24"/>
        </w:rPr>
        <w:t>Рис.5</w:t>
      </w:r>
    </w:p>
    <w:p w:rsidR="001F0823" w:rsidRPr="00AD6CFB" w:rsidRDefault="001F0823" w:rsidP="001F0823">
      <w:pPr>
        <w:shd w:val="clear" w:color="auto" w:fill="FFFFFF"/>
        <w:spacing w:line="392" w:lineRule="atLeast"/>
        <w:ind w:left="-60"/>
        <w:jc w:val="center"/>
        <w:rPr>
          <w:ins w:id="1" w:author="Садыкова Жанар" w:date="2016-05-20T16:11:00Z"/>
          <w:sz w:val="24"/>
          <w:szCs w:val="24"/>
        </w:rPr>
      </w:pPr>
      <w:ins w:id="2" w:author="Садыкова Жанар" w:date="2016-05-20T16:11:00Z">
        <w:r w:rsidRPr="00AD6CFB">
          <w:rPr>
            <w:noProof/>
            <w:sz w:val="24"/>
            <w:szCs w:val="24"/>
          </w:rPr>
          <w:drawing>
            <wp:inline distT="0" distB="0" distL="0" distR="0" wp14:anchorId="6E0BF9F2" wp14:editId="5C80B9A4">
              <wp:extent cx="1847850" cy="2546872"/>
              <wp:effectExtent l="0" t="0" r="0" b="6350"/>
              <wp:docPr id="4" name="Рисунок 4" descr="Изменить паро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Изменить пароль"/>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47850" cy="2546872"/>
                      </a:xfrm>
                      <a:prstGeom prst="rect">
                        <a:avLst/>
                      </a:prstGeom>
                      <a:noFill/>
                      <a:ln>
                        <a:noFill/>
                      </a:ln>
                    </pic:spPr>
                  </pic:pic>
                </a:graphicData>
              </a:graphic>
            </wp:inline>
          </w:drawing>
        </w:r>
      </w:ins>
    </w:p>
    <w:p w:rsidR="001F0823" w:rsidRPr="00AD6CFB" w:rsidRDefault="001F0823" w:rsidP="001F0823">
      <w:pPr>
        <w:ind w:firstLine="708"/>
        <w:jc w:val="center"/>
        <w:rPr>
          <w:ins w:id="3" w:author="Садыкова Жанар" w:date="2016-05-20T16:11:00Z"/>
          <w:i/>
          <w:color w:val="000000"/>
          <w:sz w:val="24"/>
          <w:szCs w:val="24"/>
          <w:shd w:val="clear" w:color="auto" w:fill="FFFFFF"/>
        </w:rPr>
      </w:pPr>
      <w:ins w:id="4" w:author="Садыкова Жанар" w:date="2016-05-20T16:11:00Z">
        <w:r w:rsidRPr="00AD6CFB">
          <w:rPr>
            <w:i/>
            <w:color w:val="000000"/>
            <w:sz w:val="24"/>
            <w:szCs w:val="24"/>
            <w:shd w:val="clear" w:color="auto" w:fill="FFFFFF"/>
          </w:rPr>
          <w:t>Рис. 6</w:t>
        </w:r>
      </w:ins>
    </w:p>
    <w:p w:rsidR="002B0C68" w:rsidRDefault="002B0C68" w:rsidP="002B0C68">
      <w:pPr>
        <w:shd w:val="clear" w:color="auto" w:fill="FFFFFF"/>
        <w:spacing w:line="392" w:lineRule="atLeast"/>
        <w:ind w:left="-60"/>
        <w:rPr>
          <w:sz w:val="24"/>
          <w:szCs w:val="24"/>
        </w:rPr>
      </w:pPr>
      <w:r>
        <w:rPr>
          <w:sz w:val="24"/>
          <w:szCs w:val="24"/>
        </w:rPr>
        <w:t>Под кнопкой «сменить пароль» имеется кнопка «Справка</w:t>
      </w:r>
      <w:proofErr w:type="gramStart"/>
      <w:r>
        <w:rPr>
          <w:sz w:val="24"/>
          <w:szCs w:val="24"/>
        </w:rPr>
        <w:t xml:space="preserve"> ?</w:t>
      </w:r>
      <w:proofErr w:type="gramEnd"/>
      <w:r>
        <w:rPr>
          <w:sz w:val="24"/>
          <w:szCs w:val="24"/>
        </w:rPr>
        <w:t xml:space="preserve">». </w:t>
      </w:r>
    </w:p>
    <w:p w:rsidR="002B0C68" w:rsidRDefault="00705ED8" w:rsidP="002B0C68">
      <w:pPr>
        <w:shd w:val="clear" w:color="auto" w:fill="FFFFFF"/>
        <w:spacing w:line="392" w:lineRule="atLeast"/>
        <w:ind w:left="-60"/>
        <w:jc w:val="center"/>
        <w:rPr>
          <w:sz w:val="24"/>
          <w:szCs w:val="24"/>
        </w:rPr>
      </w:pPr>
      <w:ins w:id="5" w:author="Садыкова Жанар" w:date="2016-05-20T16:41:00Z">
        <w:r>
          <w:rPr>
            <w:noProof/>
            <w:sz w:val="24"/>
            <w:szCs w:val="24"/>
          </w:rPr>
          <w:drawing>
            <wp:inline distT="0" distB="0" distL="0" distR="0" wp14:anchorId="123B2936" wp14:editId="02A8BCAF">
              <wp:extent cx="1850067" cy="103315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42917" cy="1029161"/>
                      </a:xfrm>
                      <a:prstGeom prst="rect">
                        <a:avLst/>
                      </a:prstGeom>
                      <a:noFill/>
                      <a:ln>
                        <a:noFill/>
                      </a:ln>
                    </pic:spPr>
                  </pic:pic>
                </a:graphicData>
              </a:graphic>
            </wp:inline>
          </w:drawing>
        </w:r>
      </w:ins>
    </w:p>
    <w:p w:rsidR="002B0C68" w:rsidRDefault="002B0C68" w:rsidP="002B0C68">
      <w:pPr>
        <w:shd w:val="clear" w:color="auto" w:fill="FFFFFF"/>
        <w:spacing w:line="392" w:lineRule="atLeast"/>
        <w:ind w:left="-60"/>
        <w:jc w:val="center"/>
        <w:rPr>
          <w:i/>
          <w:sz w:val="24"/>
          <w:szCs w:val="24"/>
        </w:rPr>
      </w:pPr>
      <w:r>
        <w:rPr>
          <w:i/>
          <w:sz w:val="24"/>
          <w:szCs w:val="24"/>
        </w:rPr>
        <w:lastRenderedPageBreak/>
        <w:t>Рис.7</w:t>
      </w:r>
    </w:p>
    <w:p w:rsidR="002B0C68" w:rsidRDefault="002B0C68" w:rsidP="002B0C68">
      <w:pPr>
        <w:shd w:val="clear" w:color="auto" w:fill="FFFFFF"/>
        <w:spacing w:line="392" w:lineRule="atLeast"/>
        <w:ind w:left="-60"/>
        <w:rPr>
          <w:sz w:val="24"/>
          <w:szCs w:val="24"/>
        </w:rPr>
      </w:pPr>
      <w:r>
        <w:rPr>
          <w:sz w:val="24"/>
          <w:szCs w:val="24"/>
        </w:rPr>
        <w:t>При переходе по «Справке</w:t>
      </w:r>
      <w:proofErr w:type="gramStart"/>
      <w:r>
        <w:rPr>
          <w:sz w:val="24"/>
          <w:szCs w:val="24"/>
        </w:rPr>
        <w:t xml:space="preserve"> ?</w:t>
      </w:r>
      <w:proofErr w:type="gramEnd"/>
      <w:r>
        <w:rPr>
          <w:sz w:val="24"/>
          <w:szCs w:val="24"/>
        </w:rPr>
        <w:t>» открывается окно с  перечнем документов. Нажав на название документа, можно скачать указанные файлы.</w:t>
      </w:r>
    </w:p>
    <w:p w:rsidR="002B0C68" w:rsidRDefault="002B0C68" w:rsidP="002B0C68">
      <w:pPr>
        <w:shd w:val="clear" w:color="auto" w:fill="FFFFFF"/>
        <w:spacing w:line="392" w:lineRule="atLeast"/>
        <w:ind w:left="-60"/>
        <w:jc w:val="center"/>
        <w:rPr>
          <w:sz w:val="24"/>
          <w:szCs w:val="24"/>
        </w:rPr>
      </w:pPr>
      <w:r w:rsidRPr="00FC13B6">
        <w:rPr>
          <w:noProof/>
          <w:sz w:val="24"/>
          <w:szCs w:val="24"/>
        </w:rPr>
        <w:drawing>
          <wp:inline distT="0" distB="0" distL="0" distR="0" wp14:anchorId="3616F113" wp14:editId="292B2418">
            <wp:extent cx="5507665" cy="1991574"/>
            <wp:effectExtent l="0" t="0" r="0"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7933" cy="1991671"/>
                    </a:xfrm>
                    <a:prstGeom prst="rect">
                      <a:avLst/>
                    </a:prstGeom>
                    <a:noFill/>
                    <a:ln>
                      <a:noFill/>
                    </a:ln>
                  </pic:spPr>
                </pic:pic>
              </a:graphicData>
            </a:graphic>
          </wp:inline>
        </w:drawing>
      </w:r>
    </w:p>
    <w:p w:rsidR="002B0C68" w:rsidRDefault="002B0C68" w:rsidP="002B0C68">
      <w:pPr>
        <w:shd w:val="clear" w:color="auto" w:fill="FFFFFF"/>
        <w:spacing w:line="392" w:lineRule="atLeast"/>
        <w:ind w:left="-60"/>
        <w:jc w:val="center"/>
        <w:rPr>
          <w:i/>
          <w:sz w:val="24"/>
          <w:szCs w:val="24"/>
        </w:rPr>
      </w:pPr>
      <w:r>
        <w:rPr>
          <w:i/>
          <w:sz w:val="24"/>
          <w:szCs w:val="24"/>
        </w:rPr>
        <w:t>Рис.8</w:t>
      </w:r>
    </w:p>
    <w:p w:rsidR="00F32EAA" w:rsidRPr="00A262F3" w:rsidRDefault="005D52A6" w:rsidP="00F32EAA">
      <w:pPr>
        <w:ind w:firstLine="708"/>
        <w:rPr>
          <w:color w:val="000000"/>
          <w:sz w:val="24"/>
          <w:szCs w:val="24"/>
          <w:shd w:val="clear" w:color="auto" w:fill="FFFFFF"/>
        </w:rPr>
      </w:pPr>
      <w:r>
        <w:rPr>
          <w:color w:val="000000"/>
          <w:sz w:val="24"/>
          <w:szCs w:val="24"/>
          <w:shd w:val="clear" w:color="auto" w:fill="FFFFFF"/>
        </w:rPr>
        <w:t>После авторизации з</w:t>
      </w:r>
      <w:r w:rsidRPr="00A262F3">
        <w:rPr>
          <w:color w:val="000000"/>
          <w:sz w:val="24"/>
          <w:szCs w:val="24"/>
          <w:shd w:val="clear" w:color="auto" w:fill="FFFFFF"/>
        </w:rPr>
        <w:t xml:space="preserve">апускается </w:t>
      </w:r>
      <w:r w:rsidR="00F32EAA" w:rsidRPr="00A262F3">
        <w:rPr>
          <w:color w:val="000000"/>
          <w:sz w:val="24"/>
          <w:szCs w:val="24"/>
          <w:shd w:val="clear" w:color="auto" w:fill="FFFFFF"/>
        </w:rPr>
        <w:t>основная страница системы.</w:t>
      </w:r>
      <w:r w:rsidR="00A22FC3" w:rsidRPr="00A262F3">
        <w:rPr>
          <w:color w:val="000000"/>
          <w:sz w:val="24"/>
          <w:szCs w:val="24"/>
          <w:shd w:val="clear" w:color="auto" w:fill="FFFFFF"/>
        </w:rPr>
        <w:t xml:space="preserve"> На </w:t>
      </w:r>
      <w:r w:rsidR="000655CA">
        <w:rPr>
          <w:color w:val="000000"/>
          <w:sz w:val="24"/>
          <w:szCs w:val="24"/>
          <w:shd w:val="clear" w:color="auto" w:fill="FFFFFF"/>
        </w:rPr>
        <w:t>левой</w:t>
      </w:r>
      <w:r w:rsidR="00A22FC3" w:rsidRPr="00A262F3">
        <w:rPr>
          <w:color w:val="000000"/>
          <w:sz w:val="24"/>
          <w:szCs w:val="24"/>
          <w:shd w:val="clear" w:color="auto" w:fill="FFFFFF"/>
        </w:rPr>
        <w:t xml:space="preserve"> стороне страницы </w:t>
      </w:r>
      <w:r w:rsidR="0053227B" w:rsidRPr="00A262F3">
        <w:rPr>
          <w:color w:val="000000"/>
          <w:sz w:val="24"/>
          <w:szCs w:val="24"/>
          <w:shd w:val="clear" w:color="auto" w:fill="FFFFFF"/>
        </w:rPr>
        <w:t xml:space="preserve">списком </w:t>
      </w:r>
      <w:r w:rsidR="00A22FC3" w:rsidRPr="00A262F3">
        <w:rPr>
          <w:color w:val="000000"/>
          <w:sz w:val="24"/>
          <w:szCs w:val="24"/>
          <w:shd w:val="clear" w:color="auto" w:fill="FFFFFF"/>
        </w:rPr>
        <w:t xml:space="preserve">отображаются </w:t>
      </w:r>
      <w:r w:rsidR="00920432" w:rsidRPr="00A262F3">
        <w:rPr>
          <w:color w:val="000000"/>
          <w:sz w:val="24"/>
          <w:szCs w:val="24"/>
          <w:shd w:val="clear" w:color="auto" w:fill="FFFFFF"/>
        </w:rPr>
        <w:t>доступное</w:t>
      </w:r>
      <w:r w:rsidR="00A22FC3" w:rsidRPr="00A262F3">
        <w:rPr>
          <w:color w:val="000000"/>
          <w:sz w:val="24"/>
          <w:szCs w:val="24"/>
          <w:shd w:val="clear" w:color="auto" w:fill="FFFFFF"/>
        </w:rPr>
        <w:t xml:space="preserve"> </w:t>
      </w:r>
      <w:r w:rsidR="00796099" w:rsidRPr="00A262F3">
        <w:rPr>
          <w:color w:val="000000"/>
          <w:sz w:val="24"/>
          <w:szCs w:val="24"/>
          <w:shd w:val="clear" w:color="auto" w:fill="FFFFFF"/>
        </w:rPr>
        <w:t xml:space="preserve">меню </w:t>
      </w:r>
      <w:r w:rsidR="00A22FC3" w:rsidRPr="00A262F3">
        <w:rPr>
          <w:color w:val="000000"/>
          <w:sz w:val="24"/>
          <w:szCs w:val="24"/>
          <w:shd w:val="clear" w:color="auto" w:fill="FFFFFF"/>
        </w:rPr>
        <w:t>пользователя:</w:t>
      </w:r>
    </w:p>
    <w:p w:rsidR="00A22FC3" w:rsidRPr="00A262F3" w:rsidRDefault="00A22FC3" w:rsidP="00A22FC3">
      <w:pPr>
        <w:pStyle w:val="a7"/>
        <w:numPr>
          <w:ilvl w:val="0"/>
          <w:numId w:val="3"/>
        </w:numPr>
        <w:rPr>
          <w:rFonts w:ascii="Times New Roman" w:hAnsi="Times New Roman"/>
          <w:b/>
          <w:sz w:val="24"/>
          <w:szCs w:val="24"/>
        </w:rPr>
      </w:pPr>
      <w:r w:rsidRPr="00A262F3">
        <w:rPr>
          <w:rFonts w:ascii="Times New Roman" w:hAnsi="Times New Roman"/>
          <w:b/>
          <w:sz w:val="24"/>
          <w:szCs w:val="24"/>
        </w:rPr>
        <w:t>Проекты</w:t>
      </w:r>
    </w:p>
    <w:p w:rsidR="00A22FC3" w:rsidRPr="00A262F3" w:rsidRDefault="00A22FC3" w:rsidP="00A22FC3">
      <w:pPr>
        <w:pStyle w:val="a7"/>
        <w:numPr>
          <w:ilvl w:val="0"/>
          <w:numId w:val="3"/>
        </w:numPr>
        <w:rPr>
          <w:rFonts w:ascii="Times New Roman" w:hAnsi="Times New Roman"/>
          <w:b/>
          <w:sz w:val="24"/>
          <w:szCs w:val="24"/>
        </w:rPr>
      </w:pPr>
      <w:r w:rsidRPr="00A262F3">
        <w:rPr>
          <w:rFonts w:ascii="Times New Roman" w:hAnsi="Times New Roman"/>
          <w:b/>
          <w:sz w:val="24"/>
          <w:szCs w:val="24"/>
        </w:rPr>
        <w:t>Отчеты</w:t>
      </w:r>
    </w:p>
    <w:p w:rsidR="00A22FC3" w:rsidRDefault="00A22FC3" w:rsidP="00A22FC3">
      <w:pPr>
        <w:pStyle w:val="a7"/>
        <w:numPr>
          <w:ilvl w:val="0"/>
          <w:numId w:val="3"/>
        </w:numPr>
        <w:rPr>
          <w:rFonts w:ascii="Times New Roman" w:hAnsi="Times New Roman"/>
          <w:b/>
          <w:sz w:val="24"/>
          <w:szCs w:val="24"/>
        </w:rPr>
      </w:pPr>
      <w:r w:rsidRPr="00A262F3">
        <w:rPr>
          <w:rFonts w:ascii="Times New Roman" w:hAnsi="Times New Roman"/>
          <w:b/>
          <w:sz w:val="24"/>
          <w:szCs w:val="24"/>
        </w:rPr>
        <w:t>Журнал</w:t>
      </w:r>
    </w:p>
    <w:p w:rsidR="00377851" w:rsidRDefault="00377851" w:rsidP="00A22FC3">
      <w:pPr>
        <w:pStyle w:val="a7"/>
        <w:numPr>
          <w:ilvl w:val="0"/>
          <w:numId w:val="3"/>
        </w:numPr>
        <w:rPr>
          <w:rFonts w:ascii="Times New Roman" w:hAnsi="Times New Roman"/>
          <w:b/>
          <w:sz w:val="24"/>
          <w:szCs w:val="24"/>
        </w:rPr>
      </w:pPr>
      <w:r>
        <w:rPr>
          <w:rFonts w:ascii="Times New Roman" w:hAnsi="Times New Roman"/>
          <w:b/>
          <w:sz w:val="24"/>
          <w:szCs w:val="24"/>
        </w:rPr>
        <w:t>План</w:t>
      </w:r>
    </w:p>
    <w:p w:rsidR="00377851" w:rsidRDefault="00377851" w:rsidP="00A22FC3">
      <w:pPr>
        <w:pStyle w:val="a7"/>
        <w:numPr>
          <w:ilvl w:val="0"/>
          <w:numId w:val="3"/>
        </w:numPr>
        <w:rPr>
          <w:rFonts w:ascii="Times New Roman" w:hAnsi="Times New Roman"/>
          <w:b/>
          <w:sz w:val="24"/>
          <w:szCs w:val="24"/>
        </w:rPr>
      </w:pPr>
      <w:r>
        <w:rPr>
          <w:rFonts w:ascii="Times New Roman" w:hAnsi="Times New Roman"/>
          <w:b/>
          <w:sz w:val="24"/>
          <w:szCs w:val="24"/>
        </w:rPr>
        <w:t>Акты</w:t>
      </w:r>
    </w:p>
    <w:p w:rsidR="00377851" w:rsidRDefault="00377851" w:rsidP="00A22FC3">
      <w:pPr>
        <w:pStyle w:val="a7"/>
        <w:numPr>
          <w:ilvl w:val="0"/>
          <w:numId w:val="3"/>
        </w:numPr>
        <w:rPr>
          <w:ins w:id="6" w:author="Садыкова Жанар" w:date="2016-05-20T15:27:00Z"/>
          <w:rFonts w:ascii="Times New Roman" w:hAnsi="Times New Roman"/>
          <w:b/>
          <w:sz w:val="24"/>
          <w:szCs w:val="24"/>
        </w:rPr>
      </w:pPr>
      <w:r>
        <w:rPr>
          <w:rFonts w:ascii="Times New Roman" w:hAnsi="Times New Roman"/>
          <w:b/>
          <w:sz w:val="24"/>
          <w:szCs w:val="24"/>
        </w:rPr>
        <w:t>МИОАДП</w:t>
      </w:r>
    </w:p>
    <w:p w:rsidR="002B0C68" w:rsidRPr="00A262F3" w:rsidRDefault="002B0C68" w:rsidP="00A22FC3">
      <w:pPr>
        <w:pStyle w:val="a7"/>
        <w:numPr>
          <w:ilvl w:val="0"/>
          <w:numId w:val="3"/>
        </w:numPr>
        <w:rPr>
          <w:rFonts w:ascii="Times New Roman" w:hAnsi="Times New Roman"/>
          <w:b/>
          <w:sz w:val="24"/>
          <w:szCs w:val="24"/>
        </w:rPr>
      </w:pPr>
      <w:ins w:id="7" w:author="Садыкова Жанар" w:date="2016-05-20T15:27:00Z">
        <w:r>
          <w:rPr>
            <w:rFonts w:ascii="Times New Roman" w:hAnsi="Times New Roman"/>
            <w:b/>
            <w:sz w:val="24"/>
            <w:szCs w:val="24"/>
          </w:rPr>
          <w:t>Фильтры</w:t>
        </w:r>
      </w:ins>
    </w:p>
    <w:p w:rsidR="00E30824" w:rsidRPr="00A262F3" w:rsidRDefault="002B0C68" w:rsidP="00F32EAA">
      <w:pPr>
        <w:rPr>
          <w:sz w:val="24"/>
          <w:szCs w:val="24"/>
        </w:rPr>
      </w:pPr>
      <w:ins w:id="8" w:author="Садыкова Жанар" w:date="2016-05-20T15:29:00Z">
        <w:r>
          <w:rPr>
            <w:noProof/>
            <w:sz w:val="24"/>
            <w:szCs w:val="24"/>
            <w:rPrChange w:id="9">
              <w:rPr>
                <w:noProof/>
              </w:rPr>
            </w:rPrChange>
          </w:rPr>
          <w:drawing>
            <wp:inline distT="0" distB="0" distL="0" distR="0">
              <wp:extent cx="6663322" cy="2594345"/>
              <wp:effectExtent l="0" t="0" r="444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3153" cy="2594279"/>
                      </a:xfrm>
                      <a:prstGeom prst="rect">
                        <a:avLst/>
                      </a:prstGeom>
                      <a:noFill/>
                      <a:ln>
                        <a:noFill/>
                      </a:ln>
                    </pic:spPr>
                  </pic:pic>
                </a:graphicData>
              </a:graphic>
            </wp:inline>
          </w:drawing>
        </w:r>
      </w:ins>
    </w:p>
    <w:p w:rsidR="00A22FC3" w:rsidRDefault="005D52A6" w:rsidP="00A22FC3">
      <w:pPr>
        <w:jc w:val="center"/>
        <w:rPr>
          <w:i/>
          <w:sz w:val="24"/>
          <w:szCs w:val="24"/>
        </w:rPr>
      </w:pPr>
      <w:r>
        <w:rPr>
          <w:i/>
          <w:sz w:val="24"/>
          <w:szCs w:val="24"/>
        </w:rPr>
        <w:t>Рис.</w:t>
      </w:r>
      <w:ins w:id="10" w:author="Садыкова Жанар" w:date="2016-05-20T15:33:00Z">
        <w:r w:rsidR="002B0C68">
          <w:rPr>
            <w:i/>
            <w:sz w:val="24"/>
            <w:szCs w:val="24"/>
          </w:rPr>
          <w:t>9</w:t>
        </w:r>
      </w:ins>
      <w:del w:id="11" w:author="Садыкова Жанар" w:date="2016-05-20T15:33:00Z">
        <w:r w:rsidDel="002B0C68">
          <w:rPr>
            <w:i/>
            <w:sz w:val="24"/>
            <w:szCs w:val="24"/>
          </w:rPr>
          <w:delText>6</w:delText>
        </w:r>
      </w:del>
    </w:p>
    <w:p w:rsidR="00F61270" w:rsidRDefault="00F61270" w:rsidP="00F61270">
      <w:pPr>
        <w:ind w:firstLine="708"/>
        <w:rPr>
          <w:color w:val="000000"/>
          <w:sz w:val="24"/>
          <w:szCs w:val="24"/>
          <w:shd w:val="clear" w:color="auto" w:fill="FFFFFF"/>
        </w:rPr>
      </w:pPr>
      <w:r>
        <w:rPr>
          <w:color w:val="000000"/>
          <w:sz w:val="24"/>
          <w:szCs w:val="24"/>
          <w:shd w:val="clear" w:color="auto" w:fill="FFFFFF"/>
        </w:rPr>
        <w:t>В блоках:</w:t>
      </w:r>
    </w:p>
    <w:p w:rsidR="00F61270" w:rsidRPr="00A262F3" w:rsidRDefault="00F61270" w:rsidP="00F61270">
      <w:pPr>
        <w:ind w:firstLine="708"/>
        <w:rPr>
          <w:color w:val="000000"/>
          <w:sz w:val="24"/>
          <w:szCs w:val="24"/>
          <w:shd w:val="clear" w:color="auto" w:fill="FFFFFF"/>
        </w:rPr>
      </w:pPr>
      <w:r w:rsidRPr="00EF6366">
        <w:rPr>
          <w:i/>
          <w:color w:val="000000"/>
          <w:sz w:val="24"/>
          <w:szCs w:val="24"/>
          <w:shd w:val="clear" w:color="auto" w:fill="FFFFFF"/>
        </w:rPr>
        <w:t>Проекты</w:t>
      </w:r>
      <w:r>
        <w:rPr>
          <w:i/>
          <w:color w:val="000000"/>
          <w:sz w:val="24"/>
          <w:szCs w:val="24"/>
          <w:shd w:val="clear" w:color="auto" w:fill="FFFFFF"/>
        </w:rPr>
        <w:t xml:space="preserve"> – </w:t>
      </w:r>
      <w:r>
        <w:rPr>
          <w:color w:val="000000"/>
          <w:sz w:val="24"/>
          <w:szCs w:val="24"/>
          <w:shd w:val="clear" w:color="auto" w:fill="FFFFFF"/>
        </w:rPr>
        <w:t>отображается список проектов, которые находятся на мониторинге у данного эксперта.</w:t>
      </w:r>
      <w:r w:rsidRPr="00F61270">
        <w:rPr>
          <w:color w:val="000000"/>
          <w:sz w:val="24"/>
          <w:szCs w:val="24"/>
          <w:shd w:val="clear" w:color="auto" w:fill="FFFFFF"/>
        </w:rPr>
        <w:t xml:space="preserve"> </w:t>
      </w:r>
      <w:r w:rsidRPr="00A262F3">
        <w:rPr>
          <w:color w:val="000000"/>
          <w:sz w:val="24"/>
          <w:szCs w:val="24"/>
          <w:shd w:val="clear" w:color="auto" w:fill="FFFFFF"/>
        </w:rPr>
        <w:t xml:space="preserve">Нажав на название проекта, можно </w:t>
      </w:r>
      <w:r>
        <w:rPr>
          <w:color w:val="000000"/>
          <w:sz w:val="24"/>
          <w:szCs w:val="24"/>
          <w:shd w:val="clear" w:color="auto" w:fill="FFFFFF"/>
        </w:rPr>
        <w:t>провалиться в сам проект.</w:t>
      </w:r>
    </w:p>
    <w:p w:rsidR="00F61270" w:rsidRDefault="00F61270" w:rsidP="00F61270">
      <w:pPr>
        <w:ind w:firstLine="708"/>
        <w:rPr>
          <w:color w:val="000000"/>
          <w:sz w:val="24"/>
          <w:szCs w:val="24"/>
          <w:shd w:val="clear" w:color="auto" w:fill="FFFFFF"/>
        </w:rPr>
      </w:pPr>
      <w:r w:rsidRPr="00EF6366">
        <w:rPr>
          <w:i/>
          <w:color w:val="000000"/>
          <w:sz w:val="24"/>
          <w:szCs w:val="24"/>
          <w:shd w:val="clear" w:color="auto" w:fill="FFFFFF"/>
        </w:rPr>
        <w:t>Последние отчеты</w:t>
      </w:r>
      <w:r>
        <w:rPr>
          <w:color w:val="000000"/>
          <w:sz w:val="24"/>
          <w:szCs w:val="24"/>
          <w:shd w:val="clear" w:color="auto" w:fill="FFFFFF"/>
        </w:rPr>
        <w:t xml:space="preserve"> – все отчеты </w:t>
      </w:r>
      <w:proofErr w:type="spellStart"/>
      <w:r>
        <w:rPr>
          <w:color w:val="000000"/>
          <w:sz w:val="24"/>
          <w:szCs w:val="24"/>
          <w:shd w:val="clear" w:color="auto" w:fill="FFFFFF"/>
        </w:rPr>
        <w:t>грантополучателей</w:t>
      </w:r>
      <w:proofErr w:type="spellEnd"/>
      <w:r>
        <w:rPr>
          <w:color w:val="000000"/>
          <w:sz w:val="24"/>
          <w:szCs w:val="24"/>
          <w:shd w:val="clear" w:color="auto" w:fill="FFFFFF"/>
        </w:rPr>
        <w:t xml:space="preserve"> в статусе «на проверке эксперта» и «отправлено на доработку ГП».</w:t>
      </w:r>
    </w:p>
    <w:p w:rsidR="00F61270" w:rsidRDefault="00F61270" w:rsidP="00F61270">
      <w:pPr>
        <w:ind w:firstLine="708"/>
        <w:rPr>
          <w:color w:val="000000"/>
          <w:sz w:val="24"/>
          <w:szCs w:val="24"/>
          <w:shd w:val="clear" w:color="auto" w:fill="FFFFFF"/>
        </w:rPr>
      </w:pPr>
      <w:r w:rsidRPr="00EF6366">
        <w:rPr>
          <w:i/>
          <w:color w:val="000000"/>
          <w:sz w:val="24"/>
          <w:szCs w:val="24"/>
          <w:shd w:val="clear" w:color="auto" w:fill="FFFFFF"/>
        </w:rPr>
        <w:t>Последние сообщения –</w:t>
      </w:r>
      <w:r>
        <w:rPr>
          <w:color w:val="000000"/>
          <w:sz w:val="24"/>
          <w:szCs w:val="24"/>
          <w:shd w:val="clear" w:color="auto" w:fill="FFFFFF"/>
        </w:rPr>
        <w:t xml:space="preserve"> показывает название проекта, по которому </w:t>
      </w:r>
      <w:proofErr w:type="spellStart"/>
      <w:r>
        <w:rPr>
          <w:color w:val="000000"/>
          <w:sz w:val="24"/>
          <w:szCs w:val="24"/>
          <w:shd w:val="clear" w:color="auto" w:fill="FFFFFF"/>
        </w:rPr>
        <w:t>поступил</w:t>
      </w:r>
      <w:del w:id="12" w:author="Садыкова Жанар" w:date="2016-05-20T15:29:00Z">
        <w:r w:rsidDel="002B0C68">
          <w:rPr>
            <w:color w:val="000000"/>
            <w:sz w:val="24"/>
            <w:szCs w:val="24"/>
            <w:shd w:val="clear" w:color="auto" w:fill="FFFFFF"/>
          </w:rPr>
          <w:delText xml:space="preserve">о </w:delText>
        </w:r>
      </w:del>
      <w:r>
        <w:rPr>
          <w:color w:val="000000"/>
          <w:sz w:val="24"/>
          <w:szCs w:val="24"/>
          <w:shd w:val="clear" w:color="auto" w:fill="FFFFFF"/>
        </w:rPr>
        <w:t>нов</w:t>
      </w:r>
      <w:del w:id="13" w:author="Садыкова Жанар" w:date="2016-05-20T15:29:00Z">
        <w:r w:rsidDel="002B0C68">
          <w:rPr>
            <w:color w:val="000000"/>
            <w:sz w:val="24"/>
            <w:szCs w:val="24"/>
            <w:shd w:val="clear" w:color="auto" w:fill="FFFFFF"/>
          </w:rPr>
          <w:delText>ое</w:delText>
        </w:r>
      </w:del>
      <w:ins w:id="14" w:author="Садыкова Жанар" w:date="2016-05-20T15:29:00Z">
        <w:r w:rsidR="002B0C68">
          <w:rPr>
            <w:color w:val="000000"/>
            <w:sz w:val="24"/>
            <w:szCs w:val="24"/>
            <w:shd w:val="clear" w:color="auto" w:fill="FFFFFF"/>
          </w:rPr>
          <w:t>ый</w:t>
        </w:r>
        <w:proofErr w:type="spellEnd"/>
        <w:r w:rsidR="002B0C68">
          <w:rPr>
            <w:color w:val="000000"/>
            <w:sz w:val="24"/>
            <w:szCs w:val="24"/>
            <w:shd w:val="clear" w:color="auto" w:fill="FFFFFF"/>
          </w:rPr>
          <w:t xml:space="preserve"> отчет от ГП и заключение, которые возвратил на доработку руководитель, либо директор</w:t>
        </w:r>
        <w:proofErr w:type="gramStart"/>
        <w:r w:rsidR="002B0C68">
          <w:rPr>
            <w:color w:val="000000"/>
            <w:sz w:val="24"/>
            <w:szCs w:val="24"/>
            <w:shd w:val="clear" w:color="auto" w:fill="FFFFFF"/>
          </w:rPr>
          <w:t>.</w:t>
        </w:r>
      </w:ins>
      <w:proofErr w:type="gramEnd"/>
      <w:r>
        <w:rPr>
          <w:color w:val="000000"/>
          <w:sz w:val="24"/>
          <w:szCs w:val="24"/>
          <w:shd w:val="clear" w:color="auto" w:fill="FFFFFF"/>
        </w:rPr>
        <w:t xml:space="preserve"> </w:t>
      </w:r>
      <w:proofErr w:type="gramStart"/>
      <w:r>
        <w:rPr>
          <w:color w:val="000000"/>
          <w:sz w:val="24"/>
          <w:szCs w:val="24"/>
          <w:shd w:val="clear" w:color="auto" w:fill="FFFFFF"/>
        </w:rPr>
        <w:t>с</w:t>
      </w:r>
      <w:proofErr w:type="gramEnd"/>
      <w:r>
        <w:rPr>
          <w:color w:val="000000"/>
          <w:sz w:val="24"/>
          <w:szCs w:val="24"/>
          <w:shd w:val="clear" w:color="auto" w:fill="FFFFFF"/>
        </w:rPr>
        <w:t>ообщение в чате.</w:t>
      </w:r>
    </w:p>
    <w:p w:rsidR="00F61270" w:rsidRDefault="00F61270" w:rsidP="00F61270">
      <w:pPr>
        <w:ind w:firstLine="708"/>
        <w:rPr>
          <w:ins w:id="15" w:author="Садыкова Жанар" w:date="2016-05-20T15:31:00Z"/>
          <w:color w:val="000000"/>
          <w:sz w:val="24"/>
          <w:szCs w:val="24"/>
          <w:shd w:val="clear" w:color="auto" w:fill="FFFFFF"/>
        </w:rPr>
      </w:pPr>
      <w:r w:rsidRPr="00EF6366">
        <w:rPr>
          <w:i/>
          <w:color w:val="000000"/>
          <w:sz w:val="24"/>
          <w:szCs w:val="24"/>
          <w:shd w:val="clear" w:color="auto" w:fill="FFFFFF"/>
        </w:rPr>
        <w:t xml:space="preserve">Ближайшие задачи </w:t>
      </w:r>
      <w:r>
        <w:rPr>
          <w:i/>
          <w:color w:val="000000"/>
          <w:sz w:val="24"/>
          <w:szCs w:val="24"/>
          <w:shd w:val="clear" w:color="auto" w:fill="FFFFFF"/>
        </w:rPr>
        <w:t>–</w:t>
      </w:r>
      <w:r w:rsidRPr="00EF6366">
        <w:rPr>
          <w:i/>
          <w:color w:val="000000"/>
          <w:sz w:val="24"/>
          <w:szCs w:val="24"/>
          <w:shd w:val="clear" w:color="auto" w:fill="FFFFFF"/>
        </w:rPr>
        <w:t xml:space="preserve"> </w:t>
      </w:r>
      <w:r>
        <w:rPr>
          <w:color w:val="000000"/>
          <w:sz w:val="24"/>
          <w:szCs w:val="24"/>
          <w:shd w:val="clear" w:color="auto" w:fill="FFFFFF"/>
        </w:rPr>
        <w:t>выходит список задач</w:t>
      </w:r>
      <w:ins w:id="16" w:author="Садыкова Жанар" w:date="2016-05-20T15:32:00Z">
        <w:r w:rsidR="002B0C68">
          <w:rPr>
            <w:color w:val="000000"/>
            <w:sz w:val="24"/>
            <w:szCs w:val="24"/>
            <w:shd w:val="clear" w:color="auto" w:fill="FFFFFF"/>
          </w:rPr>
          <w:t xml:space="preserve"> в работе и </w:t>
        </w:r>
      </w:ins>
      <w:r>
        <w:rPr>
          <w:color w:val="000000"/>
          <w:sz w:val="24"/>
          <w:szCs w:val="24"/>
          <w:shd w:val="clear" w:color="auto" w:fill="FFFFFF"/>
        </w:rPr>
        <w:t xml:space="preserve"> на ближайший месяц.</w:t>
      </w:r>
    </w:p>
    <w:p w:rsidR="002B0C68" w:rsidRDefault="002B0C68" w:rsidP="00F61270">
      <w:pPr>
        <w:ind w:firstLine="708"/>
        <w:rPr>
          <w:color w:val="000000"/>
          <w:sz w:val="24"/>
          <w:szCs w:val="24"/>
          <w:shd w:val="clear" w:color="auto" w:fill="FFFFFF"/>
        </w:rPr>
      </w:pPr>
    </w:p>
    <w:p w:rsidR="00F04117" w:rsidRPr="00A262F3" w:rsidRDefault="00377851" w:rsidP="00F04117">
      <w:pPr>
        <w:ind w:firstLine="708"/>
        <w:rPr>
          <w:color w:val="000000"/>
          <w:sz w:val="24"/>
          <w:szCs w:val="24"/>
          <w:shd w:val="clear" w:color="auto" w:fill="FFFFFF"/>
        </w:rPr>
      </w:pPr>
      <w:r>
        <w:rPr>
          <w:color w:val="000000"/>
          <w:sz w:val="24"/>
          <w:szCs w:val="24"/>
          <w:shd w:val="clear" w:color="auto" w:fill="FFFFFF"/>
        </w:rPr>
        <w:t xml:space="preserve">При нажатии на кнопку «показать все проекты», </w:t>
      </w:r>
      <w:r w:rsidR="00F61270">
        <w:rPr>
          <w:color w:val="000000"/>
          <w:sz w:val="24"/>
          <w:szCs w:val="24"/>
          <w:shd w:val="clear" w:color="auto" w:fill="FFFFFF"/>
        </w:rPr>
        <w:t>открывается</w:t>
      </w:r>
      <w:r>
        <w:rPr>
          <w:color w:val="000000"/>
          <w:sz w:val="24"/>
          <w:szCs w:val="24"/>
          <w:shd w:val="clear" w:color="auto" w:fill="FFFFFF"/>
        </w:rPr>
        <w:t xml:space="preserve"> окно по проектам. В этом окне реализован поиск по номеру</w:t>
      </w:r>
      <w:r w:rsidR="00F61270">
        <w:rPr>
          <w:color w:val="000000"/>
          <w:sz w:val="24"/>
          <w:szCs w:val="24"/>
          <w:shd w:val="clear" w:color="auto" w:fill="FFFFFF"/>
        </w:rPr>
        <w:t xml:space="preserve"> </w:t>
      </w:r>
      <w:r>
        <w:rPr>
          <w:color w:val="000000"/>
          <w:sz w:val="24"/>
          <w:szCs w:val="24"/>
          <w:shd w:val="clear" w:color="auto" w:fill="FFFFFF"/>
        </w:rPr>
        <w:t>договора</w:t>
      </w:r>
      <w:r w:rsidR="00F61270">
        <w:rPr>
          <w:color w:val="000000"/>
          <w:sz w:val="24"/>
          <w:szCs w:val="24"/>
          <w:shd w:val="clear" w:color="auto" w:fill="FFFFFF"/>
        </w:rPr>
        <w:t xml:space="preserve">, по названию проекта и </w:t>
      </w:r>
      <w:proofErr w:type="spellStart"/>
      <w:r w:rsidR="00F61270">
        <w:rPr>
          <w:color w:val="000000"/>
          <w:sz w:val="24"/>
          <w:szCs w:val="24"/>
          <w:shd w:val="clear" w:color="auto" w:fill="FFFFFF"/>
        </w:rPr>
        <w:t>грантополучателя</w:t>
      </w:r>
      <w:proofErr w:type="spellEnd"/>
      <w:r>
        <w:rPr>
          <w:color w:val="000000"/>
          <w:sz w:val="24"/>
          <w:szCs w:val="24"/>
          <w:shd w:val="clear" w:color="auto" w:fill="FFFFFF"/>
        </w:rPr>
        <w:t>.</w:t>
      </w:r>
    </w:p>
    <w:p w:rsidR="00F04117" w:rsidRPr="00A262F3" w:rsidRDefault="002B0C68" w:rsidP="00981144">
      <w:pPr>
        <w:jc w:val="center"/>
        <w:rPr>
          <w:color w:val="000000"/>
          <w:sz w:val="24"/>
          <w:szCs w:val="24"/>
          <w:shd w:val="clear" w:color="auto" w:fill="FFFFFF"/>
        </w:rPr>
      </w:pPr>
      <w:ins w:id="17" w:author="Садыкова Жанар" w:date="2016-05-20T15:31:00Z">
        <w:r>
          <w:rPr>
            <w:noProof/>
            <w:color w:val="000000"/>
            <w:sz w:val="24"/>
            <w:szCs w:val="24"/>
            <w:shd w:val="clear" w:color="auto" w:fill="FFFFFF"/>
            <w:rPrChange w:id="18">
              <w:rPr>
                <w:noProof/>
              </w:rPr>
            </w:rPrChange>
          </w:rPr>
          <w:drawing>
            <wp:inline distT="0" distB="0" distL="0" distR="0">
              <wp:extent cx="6390005" cy="1254760"/>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90005" cy="1254760"/>
                      </a:xfrm>
                      <a:prstGeom prst="rect">
                        <a:avLst/>
                      </a:prstGeom>
                      <a:noFill/>
                      <a:ln>
                        <a:noFill/>
                      </a:ln>
                    </pic:spPr>
                  </pic:pic>
                </a:graphicData>
              </a:graphic>
            </wp:inline>
          </w:drawing>
        </w:r>
      </w:ins>
    </w:p>
    <w:p w:rsidR="006323E3" w:rsidRDefault="005D52A6" w:rsidP="006323E3">
      <w:pPr>
        <w:jc w:val="center"/>
        <w:rPr>
          <w:i/>
          <w:sz w:val="24"/>
          <w:szCs w:val="24"/>
        </w:rPr>
      </w:pPr>
      <w:r>
        <w:rPr>
          <w:i/>
          <w:sz w:val="24"/>
          <w:szCs w:val="24"/>
        </w:rPr>
        <w:t>Рис.</w:t>
      </w:r>
      <w:ins w:id="19" w:author="Садыкова Жанар" w:date="2016-05-20T15:33:00Z">
        <w:r w:rsidR="002B0C68">
          <w:rPr>
            <w:i/>
            <w:sz w:val="24"/>
            <w:szCs w:val="24"/>
          </w:rPr>
          <w:t>10</w:t>
        </w:r>
      </w:ins>
      <w:del w:id="20" w:author="Садыкова Жанар" w:date="2016-05-20T15:33:00Z">
        <w:r w:rsidDel="002B0C68">
          <w:rPr>
            <w:i/>
            <w:sz w:val="24"/>
            <w:szCs w:val="24"/>
          </w:rPr>
          <w:delText>7</w:delText>
        </w:r>
      </w:del>
    </w:p>
    <w:p w:rsidR="00A52274" w:rsidRDefault="00A52274" w:rsidP="00A52274">
      <w:pPr>
        <w:ind w:firstLine="708"/>
        <w:jc w:val="both"/>
        <w:rPr>
          <w:color w:val="000000"/>
          <w:sz w:val="24"/>
          <w:szCs w:val="24"/>
          <w:shd w:val="clear" w:color="auto" w:fill="FFFFFF"/>
        </w:rPr>
      </w:pPr>
      <w:r>
        <w:rPr>
          <w:color w:val="000000"/>
          <w:sz w:val="24"/>
          <w:szCs w:val="24"/>
          <w:shd w:val="clear" w:color="auto" w:fill="FFFFFF"/>
        </w:rPr>
        <w:t>Помимо этого можно поставить фильтр по статусам проекта: на мониторинге, завершен, расторгнут.</w:t>
      </w:r>
    </w:p>
    <w:p w:rsidR="00F04117" w:rsidRPr="00A262F3" w:rsidRDefault="002B0C68" w:rsidP="00981144">
      <w:pPr>
        <w:jc w:val="center"/>
        <w:rPr>
          <w:color w:val="000000"/>
          <w:sz w:val="24"/>
          <w:szCs w:val="24"/>
          <w:shd w:val="clear" w:color="auto" w:fill="FFFFFF"/>
        </w:rPr>
      </w:pPr>
      <w:ins w:id="21" w:author="Садыкова Жанар" w:date="2016-05-20T15:33:00Z">
        <w:r>
          <w:rPr>
            <w:noProof/>
            <w:color w:val="000000"/>
            <w:sz w:val="24"/>
            <w:szCs w:val="24"/>
            <w:shd w:val="clear" w:color="auto" w:fill="FFFFFF"/>
            <w:rPrChange w:id="22">
              <w:rPr>
                <w:noProof/>
              </w:rPr>
            </w:rPrChange>
          </w:rPr>
          <w:drawing>
            <wp:inline distT="0" distB="0" distL="0" distR="0">
              <wp:extent cx="3540760" cy="755015"/>
              <wp:effectExtent l="0" t="0" r="2540" b="698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0760" cy="755015"/>
                      </a:xfrm>
                      <a:prstGeom prst="rect">
                        <a:avLst/>
                      </a:prstGeom>
                      <a:noFill/>
                      <a:ln>
                        <a:noFill/>
                      </a:ln>
                    </pic:spPr>
                  </pic:pic>
                </a:graphicData>
              </a:graphic>
            </wp:inline>
          </w:drawing>
        </w:r>
      </w:ins>
    </w:p>
    <w:p w:rsidR="00F04117" w:rsidRPr="00A262F3" w:rsidRDefault="005D52A6" w:rsidP="006323E3">
      <w:pPr>
        <w:jc w:val="center"/>
        <w:rPr>
          <w:color w:val="000000"/>
          <w:sz w:val="24"/>
          <w:szCs w:val="24"/>
          <w:shd w:val="clear" w:color="auto" w:fill="FFFFFF"/>
        </w:rPr>
      </w:pPr>
      <w:r>
        <w:rPr>
          <w:i/>
          <w:sz w:val="24"/>
          <w:szCs w:val="24"/>
        </w:rPr>
        <w:t>Рис.</w:t>
      </w:r>
      <w:ins w:id="23" w:author="Садыкова Жанар" w:date="2016-05-20T15:33:00Z">
        <w:r w:rsidR="002B0C68">
          <w:rPr>
            <w:i/>
            <w:sz w:val="24"/>
            <w:szCs w:val="24"/>
          </w:rPr>
          <w:t>11</w:t>
        </w:r>
      </w:ins>
      <w:del w:id="24" w:author="Садыкова Жанар" w:date="2016-05-20T15:33:00Z">
        <w:r w:rsidDel="002B0C68">
          <w:rPr>
            <w:i/>
            <w:sz w:val="24"/>
            <w:szCs w:val="24"/>
          </w:rPr>
          <w:delText>8</w:delText>
        </w:r>
      </w:del>
    </w:p>
    <w:p w:rsidR="006323E3" w:rsidRPr="00BE1603" w:rsidRDefault="006323E3" w:rsidP="006323E3">
      <w:pPr>
        <w:ind w:firstLine="708"/>
        <w:rPr>
          <w:b/>
          <w:color w:val="000000"/>
          <w:sz w:val="24"/>
          <w:szCs w:val="24"/>
          <w:shd w:val="clear" w:color="auto" w:fill="FFFFFF"/>
        </w:rPr>
      </w:pPr>
    </w:p>
    <w:p w:rsidR="00A52274" w:rsidRPr="00BE1603" w:rsidRDefault="00BE1603" w:rsidP="00BE1603">
      <w:pPr>
        <w:pStyle w:val="a7"/>
        <w:numPr>
          <w:ilvl w:val="0"/>
          <w:numId w:val="6"/>
        </w:numPr>
        <w:jc w:val="both"/>
        <w:rPr>
          <w:rFonts w:ascii="Times New Roman" w:hAnsi="Times New Roman"/>
          <w:b/>
          <w:color w:val="000000"/>
          <w:sz w:val="24"/>
          <w:szCs w:val="24"/>
          <w:shd w:val="clear" w:color="auto" w:fill="FFFFFF"/>
        </w:rPr>
      </w:pPr>
      <w:r w:rsidRPr="00BE1603">
        <w:rPr>
          <w:rFonts w:ascii="Times New Roman" w:hAnsi="Times New Roman"/>
          <w:b/>
          <w:color w:val="000000"/>
          <w:sz w:val="24"/>
          <w:szCs w:val="24"/>
          <w:shd w:val="clear" w:color="auto" w:fill="FFFFFF"/>
        </w:rPr>
        <w:t>Создание проекта</w:t>
      </w:r>
    </w:p>
    <w:p w:rsidR="00A52274" w:rsidRDefault="00BE1603" w:rsidP="00A262F3">
      <w:pPr>
        <w:ind w:firstLine="708"/>
        <w:jc w:val="both"/>
        <w:rPr>
          <w:color w:val="000000"/>
          <w:sz w:val="24"/>
          <w:szCs w:val="24"/>
          <w:shd w:val="clear" w:color="auto" w:fill="FFFFFF"/>
        </w:rPr>
      </w:pPr>
      <w:r>
        <w:rPr>
          <w:color w:val="000000"/>
          <w:sz w:val="24"/>
          <w:szCs w:val="24"/>
          <w:shd w:val="clear" w:color="auto" w:fill="FFFFFF"/>
        </w:rPr>
        <w:t>Для того чтобы создать новый проект, необходимо на верху экрана нажать на кнопку «Новый проект».</w:t>
      </w:r>
    </w:p>
    <w:p w:rsidR="00BE1603" w:rsidRDefault="00BE1603" w:rsidP="00BE1603">
      <w:pPr>
        <w:ind w:firstLine="708"/>
        <w:jc w:val="center"/>
        <w:rPr>
          <w:i/>
          <w:sz w:val="24"/>
          <w:szCs w:val="24"/>
          <w:lang w:val="kk-KZ"/>
        </w:rPr>
      </w:pPr>
      <w:r>
        <w:rPr>
          <w:noProof/>
          <w:color w:val="000000"/>
          <w:sz w:val="24"/>
          <w:szCs w:val="24"/>
          <w:shd w:val="clear" w:color="auto" w:fill="FFFFFF"/>
        </w:rPr>
        <w:drawing>
          <wp:inline distT="0" distB="0" distL="0" distR="0" wp14:anchorId="575F9387" wp14:editId="08AB8AB9">
            <wp:extent cx="2990850" cy="7334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90850" cy="733425"/>
                    </a:xfrm>
                    <a:prstGeom prst="rect">
                      <a:avLst/>
                    </a:prstGeom>
                    <a:noFill/>
                    <a:ln>
                      <a:noFill/>
                    </a:ln>
                  </pic:spPr>
                </pic:pic>
              </a:graphicData>
            </a:graphic>
          </wp:inline>
        </w:drawing>
      </w:r>
    </w:p>
    <w:p w:rsidR="00E30F04" w:rsidRDefault="00374D1D" w:rsidP="00BE1603">
      <w:pPr>
        <w:ind w:firstLine="708"/>
        <w:jc w:val="center"/>
        <w:rPr>
          <w:i/>
          <w:sz w:val="24"/>
          <w:szCs w:val="24"/>
          <w:lang w:val="kk-KZ"/>
        </w:rPr>
      </w:pPr>
      <w:r w:rsidRPr="00A262F3">
        <w:rPr>
          <w:i/>
          <w:sz w:val="24"/>
          <w:szCs w:val="24"/>
          <w:lang w:val="kk-KZ"/>
        </w:rPr>
        <w:t>Рис</w:t>
      </w:r>
      <w:r w:rsidR="005D52A6">
        <w:rPr>
          <w:i/>
          <w:sz w:val="24"/>
          <w:szCs w:val="24"/>
          <w:lang w:val="kk-KZ"/>
        </w:rPr>
        <w:t>.</w:t>
      </w:r>
      <w:ins w:id="25" w:author="Садыкова Жанар" w:date="2016-05-20T15:33:00Z">
        <w:r w:rsidR="002B0C68">
          <w:rPr>
            <w:i/>
            <w:sz w:val="24"/>
            <w:szCs w:val="24"/>
            <w:lang w:val="kk-KZ"/>
          </w:rPr>
          <w:t>12</w:t>
        </w:r>
      </w:ins>
      <w:del w:id="26" w:author="Садыкова Жанар" w:date="2016-05-20T15:33:00Z">
        <w:r w:rsidR="005D52A6" w:rsidDel="002B0C68">
          <w:rPr>
            <w:i/>
            <w:sz w:val="24"/>
            <w:szCs w:val="24"/>
            <w:lang w:val="kk-KZ"/>
          </w:rPr>
          <w:delText>9</w:delText>
        </w:r>
      </w:del>
    </w:p>
    <w:p w:rsidR="00674463" w:rsidRDefault="00BE1603" w:rsidP="00BE1603">
      <w:pPr>
        <w:rPr>
          <w:sz w:val="24"/>
          <w:szCs w:val="24"/>
          <w:lang w:val="kk-KZ"/>
        </w:rPr>
      </w:pPr>
      <w:r>
        <w:rPr>
          <w:sz w:val="24"/>
          <w:szCs w:val="24"/>
          <w:lang w:val="kk-KZ"/>
        </w:rPr>
        <w:t>Откроется форма для заполнения  информации по проекту.</w:t>
      </w:r>
      <w:r w:rsidR="00674463">
        <w:rPr>
          <w:sz w:val="24"/>
          <w:szCs w:val="24"/>
          <w:lang w:val="kk-KZ"/>
        </w:rPr>
        <w:t xml:space="preserve"> С </w:t>
      </w:r>
      <w:r w:rsidR="000655CA">
        <w:rPr>
          <w:sz w:val="24"/>
          <w:szCs w:val="24"/>
          <w:lang w:val="kk-KZ"/>
        </w:rPr>
        <w:t xml:space="preserve">левой </w:t>
      </w:r>
      <w:r w:rsidR="00674463">
        <w:rPr>
          <w:sz w:val="24"/>
          <w:szCs w:val="24"/>
          <w:lang w:val="kk-KZ"/>
        </w:rPr>
        <w:t>стороны отображается список вкладок. В каждой вкладке имеется форма, в которой заполняет</w:t>
      </w:r>
      <w:r w:rsidR="0038379F">
        <w:rPr>
          <w:sz w:val="24"/>
          <w:szCs w:val="24"/>
          <w:lang w:val="kk-KZ"/>
        </w:rPr>
        <w:t>ся</w:t>
      </w:r>
      <w:r w:rsidR="00674463">
        <w:rPr>
          <w:sz w:val="24"/>
          <w:szCs w:val="24"/>
          <w:lang w:val="kk-KZ"/>
        </w:rPr>
        <w:t xml:space="preserve"> информаци</w:t>
      </w:r>
      <w:r w:rsidR="0038379F">
        <w:rPr>
          <w:sz w:val="24"/>
          <w:szCs w:val="24"/>
          <w:lang w:val="kk-KZ"/>
        </w:rPr>
        <w:t>я</w:t>
      </w:r>
      <w:r w:rsidR="00674463">
        <w:rPr>
          <w:sz w:val="24"/>
          <w:szCs w:val="24"/>
          <w:lang w:val="kk-KZ"/>
        </w:rPr>
        <w:t>. Если вкладка выделена красным цветом, то это означает, что активна эта вкладка.</w:t>
      </w:r>
    </w:p>
    <w:p w:rsidR="00674463" w:rsidRDefault="002B0C68" w:rsidP="00674463">
      <w:pPr>
        <w:jc w:val="center"/>
        <w:rPr>
          <w:sz w:val="24"/>
          <w:szCs w:val="24"/>
          <w:lang w:val="kk-KZ"/>
        </w:rPr>
      </w:pPr>
      <w:r>
        <w:rPr>
          <w:noProof/>
          <w:sz w:val="24"/>
          <w:szCs w:val="24"/>
        </w:rPr>
        <w:drawing>
          <wp:inline distT="0" distB="0" distL="0" distR="0" wp14:anchorId="7A664FB1" wp14:editId="420C40B2">
            <wp:extent cx="3476625" cy="3710940"/>
            <wp:effectExtent l="0" t="0" r="9525" b="381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76625" cy="3710940"/>
                    </a:xfrm>
                    <a:prstGeom prst="rect">
                      <a:avLst/>
                    </a:prstGeom>
                    <a:noFill/>
                    <a:ln>
                      <a:noFill/>
                    </a:ln>
                  </pic:spPr>
                </pic:pic>
              </a:graphicData>
            </a:graphic>
          </wp:inline>
        </w:drawing>
      </w:r>
    </w:p>
    <w:p w:rsidR="00674463" w:rsidRDefault="00674463" w:rsidP="00674463">
      <w:pPr>
        <w:ind w:firstLine="708"/>
        <w:jc w:val="center"/>
        <w:rPr>
          <w:i/>
          <w:sz w:val="24"/>
          <w:szCs w:val="24"/>
          <w:lang w:val="kk-KZ"/>
        </w:rPr>
      </w:pPr>
      <w:r w:rsidRPr="00A262F3">
        <w:rPr>
          <w:i/>
          <w:sz w:val="24"/>
          <w:szCs w:val="24"/>
          <w:lang w:val="kk-KZ"/>
        </w:rPr>
        <w:lastRenderedPageBreak/>
        <w:t>Рис</w:t>
      </w:r>
      <w:r w:rsidR="005D52A6">
        <w:rPr>
          <w:i/>
          <w:sz w:val="24"/>
          <w:szCs w:val="24"/>
          <w:lang w:val="kk-KZ"/>
        </w:rPr>
        <w:t>.1</w:t>
      </w:r>
      <w:ins w:id="27" w:author="Садыкова Жанар" w:date="2016-05-20T15:33:00Z">
        <w:r w:rsidR="002B0C68">
          <w:rPr>
            <w:i/>
            <w:sz w:val="24"/>
            <w:szCs w:val="24"/>
            <w:lang w:val="kk-KZ"/>
          </w:rPr>
          <w:t>3</w:t>
        </w:r>
      </w:ins>
      <w:del w:id="28" w:author="Садыкова Жанар" w:date="2016-05-20T15:33:00Z">
        <w:r w:rsidR="005D52A6" w:rsidDel="002B0C68">
          <w:rPr>
            <w:i/>
            <w:sz w:val="24"/>
            <w:szCs w:val="24"/>
            <w:lang w:val="kk-KZ"/>
          </w:rPr>
          <w:delText>0</w:delText>
        </w:r>
      </w:del>
    </w:p>
    <w:p w:rsidR="00BE1603" w:rsidRPr="0045090C" w:rsidRDefault="00674463" w:rsidP="0045090C">
      <w:pPr>
        <w:ind w:firstLine="360"/>
        <w:rPr>
          <w:color w:val="555555"/>
          <w:shd w:val="clear" w:color="auto" w:fill="FFFFFF"/>
        </w:rPr>
      </w:pPr>
      <w:r w:rsidRPr="0045090C">
        <w:rPr>
          <w:sz w:val="24"/>
          <w:szCs w:val="24"/>
          <w:lang w:val="kk-KZ"/>
        </w:rPr>
        <w:t>В форме основных данных н</w:t>
      </w:r>
      <w:r w:rsidR="00BE1603" w:rsidRPr="0045090C">
        <w:rPr>
          <w:sz w:val="24"/>
          <w:szCs w:val="24"/>
          <w:lang w:val="kk-KZ"/>
        </w:rPr>
        <w:t>еобходимо в обязательном порядке заполнить поля:</w:t>
      </w:r>
      <w:r w:rsidR="00BE1603" w:rsidRPr="0045090C">
        <w:rPr>
          <w:color w:val="555555"/>
          <w:shd w:val="clear" w:color="auto" w:fill="FFFFFF"/>
        </w:rPr>
        <w:t xml:space="preserve"> </w:t>
      </w:r>
    </w:p>
    <w:p w:rsidR="00BE1603" w:rsidRDefault="00BE1603" w:rsidP="00BE1603">
      <w:pPr>
        <w:pStyle w:val="a7"/>
        <w:numPr>
          <w:ilvl w:val="0"/>
          <w:numId w:val="7"/>
        </w:numPr>
        <w:rPr>
          <w:rFonts w:ascii="Times New Roman" w:hAnsi="Times New Roman"/>
          <w:sz w:val="24"/>
          <w:szCs w:val="24"/>
          <w:lang w:val="kk-KZ"/>
        </w:rPr>
      </w:pPr>
      <w:r>
        <w:rPr>
          <w:rFonts w:ascii="Times New Roman" w:hAnsi="Times New Roman"/>
          <w:sz w:val="24"/>
          <w:szCs w:val="24"/>
          <w:lang w:val="kk-KZ"/>
        </w:rPr>
        <w:t xml:space="preserve">Наименование; </w:t>
      </w:r>
    </w:p>
    <w:p w:rsidR="00F16372" w:rsidRDefault="00BE1603" w:rsidP="00F16372">
      <w:pPr>
        <w:pStyle w:val="a7"/>
        <w:numPr>
          <w:ilvl w:val="0"/>
          <w:numId w:val="7"/>
        </w:numPr>
        <w:rPr>
          <w:rFonts w:ascii="Times New Roman" w:hAnsi="Times New Roman"/>
          <w:sz w:val="24"/>
          <w:szCs w:val="24"/>
          <w:lang w:val="kk-KZ"/>
        </w:rPr>
      </w:pPr>
      <w:r>
        <w:rPr>
          <w:rFonts w:ascii="Times New Roman" w:hAnsi="Times New Roman"/>
          <w:sz w:val="24"/>
          <w:szCs w:val="24"/>
          <w:lang w:val="kk-KZ"/>
        </w:rPr>
        <w:t>Название грантополучателя;</w:t>
      </w:r>
    </w:p>
    <w:p w:rsidR="00BE1603" w:rsidRPr="00F16372" w:rsidRDefault="00BE1603" w:rsidP="00F16372">
      <w:pPr>
        <w:pStyle w:val="a7"/>
        <w:numPr>
          <w:ilvl w:val="0"/>
          <w:numId w:val="7"/>
        </w:numPr>
        <w:rPr>
          <w:rFonts w:ascii="Times New Roman" w:hAnsi="Times New Roman"/>
          <w:sz w:val="24"/>
          <w:szCs w:val="24"/>
          <w:lang w:val="kk-KZ"/>
        </w:rPr>
      </w:pPr>
      <w:r w:rsidRPr="00F16372">
        <w:rPr>
          <w:rFonts w:ascii="Times New Roman" w:hAnsi="Times New Roman"/>
          <w:sz w:val="24"/>
          <w:szCs w:val="24"/>
          <w:lang w:val="kk-KZ"/>
        </w:rPr>
        <w:t>Вид предоставленного гранта</w:t>
      </w:r>
      <w:r w:rsidRPr="00F16372">
        <w:rPr>
          <w:rStyle w:val="apple-converted-space"/>
          <w:rFonts w:ascii="Times New Roman" w:hAnsi="Times New Roman"/>
          <w:color w:val="555555"/>
          <w:sz w:val="20"/>
          <w:shd w:val="clear" w:color="auto" w:fill="FFFFFF"/>
        </w:rPr>
        <w:t> </w:t>
      </w:r>
    </w:p>
    <w:p w:rsidR="00BE1603" w:rsidRDefault="00F16372" w:rsidP="00674463">
      <w:pPr>
        <w:ind w:firstLine="360"/>
        <w:rPr>
          <w:sz w:val="24"/>
          <w:szCs w:val="24"/>
        </w:rPr>
      </w:pPr>
      <w:r>
        <w:rPr>
          <w:sz w:val="24"/>
          <w:szCs w:val="24"/>
          <w:lang w:val="kk-KZ"/>
        </w:rPr>
        <w:t xml:space="preserve">Кроме того, имеются условия корректного заполнения поля </w:t>
      </w:r>
      <w:r w:rsidRPr="00F16372">
        <w:rPr>
          <w:sz w:val="24"/>
          <w:szCs w:val="24"/>
          <w:lang w:val="kk-KZ"/>
        </w:rPr>
        <w:t>E-m</w:t>
      </w:r>
      <w:proofErr w:type="spellStart"/>
      <w:r w:rsidRPr="00F16372">
        <w:rPr>
          <w:sz w:val="24"/>
          <w:szCs w:val="24"/>
        </w:rPr>
        <w:t>ail</w:t>
      </w:r>
      <w:proofErr w:type="spellEnd"/>
      <w:r>
        <w:rPr>
          <w:sz w:val="24"/>
          <w:szCs w:val="24"/>
        </w:rPr>
        <w:t>. Если какие-либо данные не заполнены правильно, система выдает ошибку:</w:t>
      </w:r>
    </w:p>
    <w:p w:rsidR="00F16372" w:rsidRPr="008D2E41" w:rsidRDefault="00F16372" w:rsidP="00F16372">
      <w:pPr>
        <w:jc w:val="center"/>
        <w:rPr>
          <w:i/>
          <w:sz w:val="24"/>
          <w:szCs w:val="24"/>
          <w:u w:val="single"/>
        </w:rPr>
      </w:pPr>
      <w:r w:rsidRPr="008D2E41">
        <w:rPr>
          <w:rFonts w:ascii="OpenSansSemiBold" w:hAnsi="OpenSansSemiBold"/>
          <w:i/>
          <w:sz w:val="27"/>
          <w:szCs w:val="27"/>
          <w:u w:val="single"/>
          <w:shd w:val="clear" w:color="auto" w:fill="FFFFFF"/>
        </w:rPr>
        <w:t>Ошибка: Пожалуйста, перепроверьте входные данные. (400)</w:t>
      </w:r>
    </w:p>
    <w:p w:rsidR="000D1730" w:rsidRDefault="003452AE" w:rsidP="000D1730">
      <w:pPr>
        <w:ind w:firstLine="708"/>
        <w:rPr>
          <w:sz w:val="24"/>
          <w:szCs w:val="24"/>
        </w:rPr>
      </w:pPr>
      <w:r>
        <w:rPr>
          <w:sz w:val="24"/>
          <w:szCs w:val="24"/>
        </w:rPr>
        <w:t>В</w:t>
      </w:r>
      <w:r w:rsidR="004B0D2F">
        <w:rPr>
          <w:sz w:val="24"/>
          <w:szCs w:val="24"/>
        </w:rPr>
        <w:t>низу формы необходимо загрузить скан-версию договора и заявки, либо другой внешний файл</w:t>
      </w:r>
      <w:r w:rsidR="000D1730">
        <w:rPr>
          <w:sz w:val="24"/>
          <w:szCs w:val="24"/>
        </w:rPr>
        <w:t xml:space="preserve">. Для этого, требуется нажать на кнопку «Выбрать файл», указать путь к файлу и нажать «открыть». Загруженные файлы можно </w:t>
      </w:r>
      <w:r w:rsidR="008D2E41">
        <w:rPr>
          <w:sz w:val="24"/>
          <w:szCs w:val="24"/>
        </w:rPr>
        <w:t>«скачать»,</w:t>
      </w:r>
      <w:r w:rsidR="004B0D2F">
        <w:rPr>
          <w:sz w:val="24"/>
          <w:szCs w:val="24"/>
        </w:rPr>
        <w:t xml:space="preserve"> либо</w:t>
      </w:r>
      <w:r w:rsidR="008D2E41">
        <w:rPr>
          <w:sz w:val="24"/>
          <w:szCs w:val="24"/>
        </w:rPr>
        <w:t xml:space="preserve"> </w:t>
      </w:r>
      <w:r w:rsidR="004B0D2F">
        <w:rPr>
          <w:sz w:val="24"/>
          <w:szCs w:val="24"/>
        </w:rPr>
        <w:t>«заменить»</w:t>
      </w:r>
      <w:r w:rsidR="000D1730">
        <w:rPr>
          <w:sz w:val="24"/>
          <w:szCs w:val="24"/>
        </w:rPr>
        <w:t xml:space="preserve">. </w:t>
      </w:r>
    </w:p>
    <w:p w:rsidR="00F16372" w:rsidRDefault="004B0D2F" w:rsidP="000D1730">
      <w:pPr>
        <w:jc w:val="center"/>
        <w:rPr>
          <w:sz w:val="24"/>
          <w:szCs w:val="24"/>
        </w:rPr>
      </w:pPr>
      <w:r>
        <w:rPr>
          <w:noProof/>
          <w:sz w:val="24"/>
          <w:szCs w:val="24"/>
        </w:rPr>
        <w:drawing>
          <wp:inline distT="0" distB="0" distL="0" distR="0">
            <wp:extent cx="4274185" cy="1595120"/>
            <wp:effectExtent l="0" t="0" r="0"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74185" cy="1595120"/>
                    </a:xfrm>
                    <a:prstGeom prst="rect">
                      <a:avLst/>
                    </a:prstGeom>
                    <a:noFill/>
                    <a:ln>
                      <a:noFill/>
                    </a:ln>
                  </pic:spPr>
                </pic:pic>
              </a:graphicData>
            </a:graphic>
          </wp:inline>
        </w:drawing>
      </w:r>
    </w:p>
    <w:p w:rsidR="003452AE" w:rsidRDefault="005D52A6" w:rsidP="003452AE">
      <w:pPr>
        <w:ind w:firstLine="708"/>
        <w:jc w:val="center"/>
        <w:rPr>
          <w:i/>
          <w:sz w:val="24"/>
          <w:szCs w:val="24"/>
          <w:lang w:val="kk-KZ"/>
        </w:rPr>
      </w:pPr>
      <w:r>
        <w:rPr>
          <w:i/>
          <w:sz w:val="24"/>
          <w:szCs w:val="24"/>
          <w:lang w:val="kk-KZ"/>
        </w:rPr>
        <w:t>Рис.1</w:t>
      </w:r>
      <w:ins w:id="29" w:author="Садыкова Жанар" w:date="2016-05-20T15:34:00Z">
        <w:r w:rsidR="002B0C68">
          <w:rPr>
            <w:i/>
            <w:sz w:val="24"/>
            <w:szCs w:val="24"/>
            <w:lang w:val="kk-KZ"/>
          </w:rPr>
          <w:t>4</w:t>
        </w:r>
      </w:ins>
      <w:del w:id="30" w:author="Садыкова Жанар" w:date="2016-05-20T15:34:00Z">
        <w:r w:rsidDel="002B0C68">
          <w:rPr>
            <w:i/>
            <w:sz w:val="24"/>
            <w:szCs w:val="24"/>
            <w:lang w:val="kk-KZ"/>
          </w:rPr>
          <w:delText>1</w:delText>
        </w:r>
      </w:del>
    </w:p>
    <w:p w:rsidR="00F16372" w:rsidRDefault="008D2E41" w:rsidP="00FD097C">
      <w:pPr>
        <w:rPr>
          <w:sz w:val="24"/>
          <w:szCs w:val="24"/>
        </w:rPr>
      </w:pPr>
      <w:r>
        <w:rPr>
          <w:sz w:val="24"/>
          <w:szCs w:val="24"/>
        </w:rPr>
        <w:t>После ввод</w:t>
      </w:r>
      <w:r w:rsidR="00F61270">
        <w:rPr>
          <w:sz w:val="24"/>
          <w:szCs w:val="24"/>
        </w:rPr>
        <w:t>а</w:t>
      </w:r>
      <w:r>
        <w:rPr>
          <w:sz w:val="24"/>
          <w:szCs w:val="24"/>
        </w:rPr>
        <w:t xml:space="preserve"> всей информации, </w:t>
      </w:r>
      <w:r w:rsidR="00F61270">
        <w:rPr>
          <w:sz w:val="24"/>
          <w:szCs w:val="24"/>
        </w:rPr>
        <w:t xml:space="preserve">нажать </w:t>
      </w:r>
      <w:r>
        <w:rPr>
          <w:sz w:val="24"/>
          <w:szCs w:val="24"/>
        </w:rPr>
        <w:t>на кнопку «Сохранить» и дальше по кнопке «Далее-календарный план по проекту».</w:t>
      </w:r>
    </w:p>
    <w:p w:rsidR="008D2E41" w:rsidRDefault="008D2E41" w:rsidP="00FD097C">
      <w:pPr>
        <w:rPr>
          <w:sz w:val="24"/>
          <w:szCs w:val="24"/>
        </w:rPr>
      </w:pPr>
      <w:r>
        <w:rPr>
          <w:sz w:val="24"/>
          <w:szCs w:val="24"/>
        </w:rPr>
        <w:t>В случае заполнения данных без ошибок, выходит системное сообщение:</w:t>
      </w:r>
    </w:p>
    <w:p w:rsidR="008D2E41" w:rsidRPr="008D2E41" w:rsidRDefault="008D2E41" w:rsidP="008D2E41">
      <w:pPr>
        <w:jc w:val="center"/>
        <w:rPr>
          <w:i/>
          <w:sz w:val="24"/>
          <w:szCs w:val="24"/>
          <w:u w:val="single"/>
        </w:rPr>
      </w:pPr>
      <w:r w:rsidRPr="008D2E41">
        <w:rPr>
          <w:rFonts w:ascii="OpenSansSemiBold" w:hAnsi="OpenSansSemiBold"/>
          <w:i/>
          <w:sz w:val="27"/>
          <w:szCs w:val="27"/>
          <w:u w:val="single"/>
          <w:shd w:val="clear" w:color="auto" w:fill="FFFFFF"/>
        </w:rPr>
        <w:t>Данные по проекту успешно сохранены.</w:t>
      </w:r>
    </w:p>
    <w:p w:rsidR="00F16372" w:rsidRPr="0045090C" w:rsidRDefault="00674463" w:rsidP="0045090C">
      <w:pPr>
        <w:ind w:firstLine="708"/>
        <w:rPr>
          <w:sz w:val="24"/>
          <w:szCs w:val="24"/>
        </w:rPr>
      </w:pPr>
      <w:r w:rsidRPr="0045090C">
        <w:rPr>
          <w:sz w:val="24"/>
          <w:szCs w:val="24"/>
        </w:rPr>
        <w:t>Далее календарный</w:t>
      </w:r>
      <w:r w:rsidR="008D2E41" w:rsidRPr="0045090C">
        <w:rPr>
          <w:sz w:val="24"/>
          <w:szCs w:val="24"/>
        </w:rPr>
        <w:t xml:space="preserve"> план </w:t>
      </w:r>
      <w:r w:rsidR="00F61270">
        <w:rPr>
          <w:sz w:val="24"/>
          <w:szCs w:val="24"/>
        </w:rPr>
        <w:t>заполняется</w:t>
      </w:r>
      <w:r w:rsidR="008D2E41" w:rsidRPr="0045090C">
        <w:rPr>
          <w:sz w:val="24"/>
          <w:szCs w:val="24"/>
        </w:rPr>
        <w:t xml:space="preserve"> согласно </w:t>
      </w:r>
      <w:r w:rsidR="00311886" w:rsidRPr="0045090C">
        <w:rPr>
          <w:sz w:val="24"/>
          <w:szCs w:val="24"/>
        </w:rPr>
        <w:t>таблице. Для удаления введенных данных, нажимаем на кнопку «</w:t>
      </w:r>
      <w:r w:rsidR="00311886" w:rsidRPr="0045090C">
        <w:rPr>
          <w:sz w:val="24"/>
          <w:szCs w:val="24"/>
          <w:lang w:val="en-US"/>
        </w:rPr>
        <w:t>Delete</w:t>
      </w:r>
      <w:r w:rsidR="00311886" w:rsidRPr="0045090C">
        <w:rPr>
          <w:sz w:val="24"/>
          <w:szCs w:val="24"/>
        </w:rPr>
        <w:t>» на клавиатуре.</w:t>
      </w:r>
    </w:p>
    <w:p w:rsidR="008D2E41" w:rsidRDefault="008D2E41" w:rsidP="00674463">
      <w:pPr>
        <w:jc w:val="center"/>
        <w:rPr>
          <w:sz w:val="24"/>
          <w:szCs w:val="24"/>
        </w:rPr>
      </w:pPr>
      <w:r>
        <w:rPr>
          <w:noProof/>
          <w:sz w:val="24"/>
          <w:szCs w:val="24"/>
        </w:rPr>
        <w:drawing>
          <wp:inline distT="0" distB="0" distL="0" distR="0" wp14:anchorId="6ECABF28" wp14:editId="73144B1A">
            <wp:extent cx="6076950" cy="2113327"/>
            <wp:effectExtent l="0" t="0" r="0" b="12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76950" cy="2113327"/>
                    </a:xfrm>
                    <a:prstGeom prst="rect">
                      <a:avLst/>
                    </a:prstGeom>
                    <a:noFill/>
                    <a:ln>
                      <a:noFill/>
                    </a:ln>
                  </pic:spPr>
                </pic:pic>
              </a:graphicData>
            </a:graphic>
          </wp:inline>
        </w:drawing>
      </w:r>
    </w:p>
    <w:p w:rsidR="008D2E41" w:rsidRDefault="005D52A6" w:rsidP="008D2E41">
      <w:pPr>
        <w:ind w:firstLine="708"/>
        <w:jc w:val="center"/>
        <w:rPr>
          <w:i/>
          <w:sz w:val="24"/>
          <w:szCs w:val="24"/>
          <w:lang w:val="kk-KZ"/>
        </w:rPr>
      </w:pPr>
      <w:r>
        <w:rPr>
          <w:i/>
          <w:sz w:val="24"/>
          <w:szCs w:val="24"/>
          <w:lang w:val="kk-KZ"/>
        </w:rPr>
        <w:t>Рис.1</w:t>
      </w:r>
      <w:ins w:id="31" w:author="Садыкова Жанар" w:date="2016-05-20T15:34:00Z">
        <w:r w:rsidR="002B0C68">
          <w:rPr>
            <w:i/>
            <w:sz w:val="24"/>
            <w:szCs w:val="24"/>
            <w:lang w:val="kk-KZ"/>
          </w:rPr>
          <w:t>5</w:t>
        </w:r>
      </w:ins>
      <w:del w:id="32" w:author="Садыкова Жанар" w:date="2016-05-20T15:34:00Z">
        <w:r w:rsidDel="002B0C68">
          <w:rPr>
            <w:i/>
            <w:sz w:val="24"/>
            <w:szCs w:val="24"/>
            <w:lang w:val="kk-KZ"/>
          </w:rPr>
          <w:delText>2</w:delText>
        </w:r>
      </w:del>
    </w:p>
    <w:p w:rsidR="00F16372" w:rsidRDefault="008D2E41" w:rsidP="00FD097C">
      <w:pPr>
        <w:rPr>
          <w:sz w:val="24"/>
          <w:szCs w:val="24"/>
        </w:rPr>
      </w:pPr>
      <w:r>
        <w:rPr>
          <w:sz w:val="24"/>
          <w:szCs w:val="24"/>
        </w:rPr>
        <w:t>Нажима</w:t>
      </w:r>
      <w:r w:rsidR="00F61270">
        <w:rPr>
          <w:sz w:val="24"/>
          <w:szCs w:val="24"/>
        </w:rPr>
        <w:t>ть</w:t>
      </w:r>
      <w:r>
        <w:rPr>
          <w:sz w:val="24"/>
          <w:szCs w:val="24"/>
        </w:rPr>
        <w:t xml:space="preserve"> на «сохранить» и </w:t>
      </w:r>
      <w:r w:rsidR="00311886">
        <w:rPr>
          <w:sz w:val="24"/>
          <w:szCs w:val="24"/>
        </w:rPr>
        <w:t>«Далее-Смета расходов», если данные заведены правильно</w:t>
      </w:r>
      <w:r w:rsidR="00674463">
        <w:rPr>
          <w:sz w:val="24"/>
          <w:szCs w:val="24"/>
        </w:rPr>
        <w:t>,</w:t>
      </w:r>
      <w:r w:rsidR="00311886">
        <w:rPr>
          <w:sz w:val="24"/>
          <w:szCs w:val="24"/>
        </w:rPr>
        <w:t xml:space="preserve"> выйдет сообщение:</w:t>
      </w:r>
    </w:p>
    <w:p w:rsidR="008D2E41" w:rsidRDefault="008D2E41" w:rsidP="008D2E41">
      <w:pPr>
        <w:jc w:val="center"/>
        <w:rPr>
          <w:rFonts w:ascii="OpenSansSemiBold" w:hAnsi="OpenSansSemiBold"/>
          <w:i/>
          <w:sz w:val="27"/>
          <w:szCs w:val="27"/>
          <w:u w:val="single"/>
          <w:shd w:val="clear" w:color="auto" w:fill="FFFFFF"/>
        </w:rPr>
      </w:pPr>
      <w:r w:rsidRPr="008D2E41">
        <w:rPr>
          <w:rFonts w:ascii="OpenSansSemiBold" w:hAnsi="OpenSansSemiBold"/>
          <w:i/>
          <w:sz w:val="27"/>
          <w:szCs w:val="27"/>
          <w:u w:val="single"/>
          <w:shd w:val="clear" w:color="auto" w:fill="FFFFFF"/>
        </w:rPr>
        <w:t>Данные по календарному плану проекта сохранены успешно.</w:t>
      </w:r>
    </w:p>
    <w:p w:rsidR="0045090C" w:rsidRPr="008D2E41" w:rsidRDefault="0045090C" w:rsidP="008D2E41">
      <w:pPr>
        <w:jc w:val="center"/>
        <w:rPr>
          <w:rFonts w:ascii="OpenSansSemiBold" w:hAnsi="OpenSansSemiBold"/>
          <w:i/>
          <w:sz w:val="27"/>
          <w:szCs w:val="27"/>
          <w:u w:val="single"/>
          <w:shd w:val="clear" w:color="auto" w:fill="FFFFFF"/>
        </w:rPr>
      </w:pPr>
    </w:p>
    <w:p w:rsidR="00F16372" w:rsidRPr="0045090C" w:rsidRDefault="00674463" w:rsidP="0045090C">
      <w:pPr>
        <w:ind w:firstLine="708"/>
        <w:rPr>
          <w:sz w:val="24"/>
          <w:szCs w:val="24"/>
        </w:rPr>
      </w:pPr>
      <w:r w:rsidRPr="0045090C">
        <w:rPr>
          <w:sz w:val="24"/>
          <w:szCs w:val="24"/>
        </w:rPr>
        <w:t xml:space="preserve">Во вкладке «Смета расходов» встроена таблица по </w:t>
      </w:r>
      <w:r w:rsidR="0045090C" w:rsidRPr="0045090C">
        <w:rPr>
          <w:sz w:val="24"/>
          <w:szCs w:val="24"/>
        </w:rPr>
        <w:t xml:space="preserve">этапам, в разрезе </w:t>
      </w:r>
      <w:r w:rsidR="0045090C">
        <w:rPr>
          <w:sz w:val="24"/>
          <w:szCs w:val="24"/>
        </w:rPr>
        <w:t>статей</w:t>
      </w:r>
      <w:r w:rsidR="0045090C" w:rsidRPr="0045090C">
        <w:rPr>
          <w:sz w:val="24"/>
          <w:szCs w:val="24"/>
        </w:rPr>
        <w:t xml:space="preserve"> затрат. При необ</w:t>
      </w:r>
      <w:r w:rsidR="0045090C">
        <w:rPr>
          <w:sz w:val="24"/>
          <w:szCs w:val="24"/>
        </w:rPr>
        <w:t xml:space="preserve">ходимости можно добавлять новые </w:t>
      </w:r>
      <w:r w:rsidR="0045090C" w:rsidRPr="0045090C">
        <w:rPr>
          <w:sz w:val="24"/>
          <w:szCs w:val="24"/>
        </w:rPr>
        <w:t>строки по затратам, а также нажав правой кнопки мыши «удалить статью».</w:t>
      </w:r>
    </w:p>
    <w:p w:rsidR="0045090C" w:rsidRDefault="0045090C" w:rsidP="00FD097C">
      <w:pPr>
        <w:rPr>
          <w:sz w:val="24"/>
          <w:szCs w:val="24"/>
          <w:lang w:val="en-US"/>
        </w:rPr>
      </w:pPr>
      <w:r>
        <w:rPr>
          <w:noProof/>
          <w:sz w:val="24"/>
          <w:szCs w:val="24"/>
        </w:rPr>
        <w:lastRenderedPageBreak/>
        <w:drawing>
          <wp:inline distT="0" distB="0" distL="0" distR="0" wp14:anchorId="45EE937F" wp14:editId="6C9D4FB8">
            <wp:extent cx="6391275" cy="381952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91275" cy="3819525"/>
                    </a:xfrm>
                    <a:prstGeom prst="rect">
                      <a:avLst/>
                    </a:prstGeom>
                    <a:noFill/>
                    <a:ln>
                      <a:noFill/>
                    </a:ln>
                  </pic:spPr>
                </pic:pic>
              </a:graphicData>
            </a:graphic>
          </wp:inline>
        </w:drawing>
      </w:r>
    </w:p>
    <w:p w:rsidR="0045090C" w:rsidRDefault="005D52A6" w:rsidP="0045090C">
      <w:pPr>
        <w:ind w:firstLine="708"/>
        <w:jc w:val="center"/>
        <w:rPr>
          <w:i/>
          <w:sz w:val="24"/>
          <w:szCs w:val="24"/>
          <w:lang w:val="kk-KZ"/>
        </w:rPr>
      </w:pPr>
      <w:r>
        <w:rPr>
          <w:i/>
          <w:sz w:val="24"/>
          <w:szCs w:val="24"/>
          <w:lang w:val="kk-KZ"/>
        </w:rPr>
        <w:t>Рис.1</w:t>
      </w:r>
      <w:ins w:id="33" w:author="Садыкова Жанар" w:date="2016-05-20T15:34:00Z">
        <w:r w:rsidR="002B0C68">
          <w:rPr>
            <w:i/>
            <w:sz w:val="24"/>
            <w:szCs w:val="24"/>
            <w:lang w:val="kk-KZ"/>
          </w:rPr>
          <w:t>6</w:t>
        </w:r>
      </w:ins>
      <w:del w:id="34" w:author="Садыкова Жанар" w:date="2016-05-20T15:34:00Z">
        <w:r w:rsidDel="002B0C68">
          <w:rPr>
            <w:i/>
            <w:sz w:val="24"/>
            <w:szCs w:val="24"/>
            <w:lang w:val="kk-KZ"/>
          </w:rPr>
          <w:delText>2</w:delText>
        </w:r>
      </w:del>
    </w:p>
    <w:p w:rsidR="0045090C" w:rsidRPr="0045090C" w:rsidRDefault="0045090C" w:rsidP="00FD097C">
      <w:pPr>
        <w:rPr>
          <w:sz w:val="24"/>
          <w:szCs w:val="24"/>
        </w:rPr>
      </w:pPr>
    </w:p>
    <w:p w:rsidR="0045090C" w:rsidRDefault="0045090C" w:rsidP="00FD097C">
      <w:pPr>
        <w:rPr>
          <w:sz w:val="24"/>
          <w:szCs w:val="24"/>
        </w:rPr>
      </w:pPr>
      <w:r>
        <w:rPr>
          <w:sz w:val="24"/>
          <w:szCs w:val="24"/>
        </w:rPr>
        <w:t>После заполнения наж</w:t>
      </w:r>
      <w:r w:rsidR="00F61270">
        <w:rPr>
          <w:sz w:val="24"/>
          <w:szCs w:val="24"/>
        </w:rPr>
        <w:t>ать</w:t>
      </w:r>
      <w:r>
        <w:rPr>
          <w:sz w:val="24"/>
          <w:szCs w:val="24"/>
        </w:rPr>
        <w:t xml:space="preserve"> на «Сохранить» и «Далее-расшифровка сметы расходов». </w:t>
      </w:r>
    </w:p>
    <w:p w:rsidR="0045090C" w:rsidRPr="0045090C" w:rsidRDefault="0045090C" w:rsidP="00476B80">
      <w:pPr>
        <w:ind w:firstLine="708"/>
        <w:rPr>
          <w:sz w:val="24"/>
          <w:szCs w:val="24"/>
        </w:rPr>
      </w:pPr>
      <w:r>
        <w:rPr>
          <w:sz w:val="24"/>
          <w:szCs w:val="24"/>
        </w:rPr>
        <w:t>В следующей форме синхронизуются данные из сметы расходов, только необход</w:t>
      </w:r>
      <w:r w:rsidR="00476B80">
        <w:rPr>
          <w:sz w:val="24"/>
          <w:szCs w:val="24"/>
        </w:rPr>
        <w:t>имо заполнить столбец «Расшифровка».</w:t>
      </w:r>
    </w:p>
    <w:p w:rsidR="0045090C" w:rsidRDefault="0045090C" w:rsidP="00FD097C">
      <w:pPr>
        <w:rPr>
          <w:sz w:val="24"/>
          <w:szCs w:val="24"/>
          <w:lang w:val="en-US"/>
        </w:rPr>
      </w:pPr>
      <w:r>
        <w:rPr>
          <w:noProof/>
          <w:sz w:val="24"/>
          <w:szCs w:val="24"/>
        </w:rPr>
        <w:drawing>
          <wp:inline distT="0" distB="0" distL="0" distR="0" wp14:anchorId="6A0824DA" wp14:editId="557AA552">
            <wp:extent cx="6391275" cy="37433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91275" cy="3743325"/>
                    </a:xfrm>
                    <a:prstGeom prst="rect">
                      <a:avLst/>
                    </a:prstGeom>
                    <a:noFill/>
                    <a:ln>
                      <a:noFill/>
                    </a:ln>
                  </pic:spPr>
                </pic:pic>
              </a:graphicData>
            </a:graphic>
          </wp:inline>
        </w:drawing>
      </w:r>
    </w:p>
    <w:p w:rsidR="0045090C" w:rsidRDefault="005D52A6" w:rsidP="0045090C">
      <w:pPr>
        <w:ind w:firstLine="708"/>
        <w:jc w:val="center"/>
        <w:rPr>
          <w:i/>
          <w:sz w:val="24"/>
          <w:szCs w:val="24"/>
          <w:lang w:val="kk-KZ"/>
        </w:rPr>
      </w:pPr>
      <w:r>
        <w:rPr>
          <w:i/>
          <w:sz w:val="24"/>
          <w:szCs w:val="24"/>
          <w:lang w:val="kk-KZ"/>
        </w:rPr>
        <w:t>Рис.1</w:t>
      </w:r>
      <w:ins w:id="35" w:author="Садыкова Жанар" w:date="2016-05-20T15:34:00Z">
        <w:r w:rsidR="002B0C68">
          <w:rPr>
            <w:i/>
            <w:sz w:val="24"/>
            <w:szCs w:val="24"/>
            <w:lang w:val="kk-KZ"/>
          </w:rPr>
          <w:t>7</w:t>
        </w:r>
      </w:ins>
      <w:del w:id="36" w:author="Садыкова Жанар" w:date="2016-05-20T15:34:00Z">
        <w:r w:rsidDel="002B0C68">
          <w:rPr>
            <w:i/>
            <w:sz w:val="24"/>
            <w:szCs w:val="24"/>
            <w:lang w:val="kk-KZ"/>
          </w:rPr>
          <w:delText>3</w:delText>
        </w:r>
      </w:del>
    </w:p>
    <w:p w:rsidR="0045090C" w:rsidRPr="004F4956" w:rsidRDefault="00476B80" w:rsidP="00476B80">
      <w:pPr>
        <w:ind w:firstLine="708"/>
        <w:rPr>
          <w:sz w:val="24"/>
          <w:szCs w:val="24"/>
        </w:rPr>
      </w:pPr>
      <w:r>
        <w:rPr>
          <w:sz w:val="24"/>
          <w:szCs w:val="24"/>
        </w:rPr>
        <w:t>После заполнения наж</w:t>
      </w:r>
      <w:r w:rsidR="00F61270">
        <w:rPr>
          <w:sz w:val="24"/>
          <w:szCs w:val="24"/>
        </w:rPr>
        <w:t>ать</w:t>
      </w:r>
      <w:r>
        <w:rPr>
          <w:sz w:val="24"/>
          <w:szCs w:val="24"/>
        </w:rPr>
        <w:t xml:space="preserve"> на «Сохранить» и «Далее-Показатели эффективности по состоянию на начало проекта». </w:t>
      </w:r>
      <w:r w:rsidRPr="009905D8">
        <w:rPr>
          <w:sz w:val="24"/>
          <w:szCs w:val="24"/>
        </w:rPr>
        <w:t>Данная форма только по старым проектам</w:t>
      </w:r>
      <w:r w:rsidR="00BA4E0F" w:rsidRPr="009905D8">
        <w:rPr>
          <w:sz w:val="24"/>
          <w:szCs w:val="24"/>
        </w:rPr>
        <w:t xml:space="preserve"> заполняется экспертом.</w:t>
      </w:r>
      <w:r>
        <w:rPr>
          <w:sz w:val="24"/>
          <w:szCs w:val="24"/>
        </w:rPr>
        <w:t xml:space="preserve"> </w:t>
      </w:r>
      <w:r w:rsidRPr="009905D8">
        <w:rPr>
          <w:sz w:val="24"/>
          <w:szCs w:val="24"/>
        </w:rPr>
        <w:t xml:space="preserve">По новым проектам, показатели эффективности заполняет </w:t>
      </w:r>
      <w:proofErr w:type="spellStart"/>
      <w:r w:rsidRPr="009905D8">
        <w:rPr>
          <w:sz w:val="24"/>
          <w:szCs w:val="24"/>
        </w:rPr>
        <w:t>грантополучатель</w:t>
      </w:r>
      <w:proofErr w:type="spellEnd"/>
      <w:r w:rsidRPr="009905D8">
        <w:rPr>
          <w:sz w:val="24"/>
          <w:szCs w:val="24"/>
        </w:rPr>
        <w:t>.</w:t>
      </w:r>
    </w:p>
    <w:p w:rsidR="00476B80" w:rsidRDefault="00476B80" w:rsidP="00476B80">
      <w:pPr>
        <w:ind w:firstLine="708"/>
        <w:rPr>
          <w:sz w:val="24"/>
          <w:szCs w:val="24"/>
        </w:rPr>
      </w:pPr>
      <w:r>
        <w:rPr>
          <w:noProof/>
          <w:sz w:val="24"/>
          <w:szCs w:val="24"/>
        </w:rPr>
        <w:lastRenderedPageBreak/>
        <w:drawing>
          <wp:inline distT="0" distB="0" distL="0" distR="0" wp14:anchorId="5D252ABB" wp14:editId="75E53002">
            <wp:extent cx="5768126" cy="3438525"/>
            <wp:effectExtent l="0" t="0" r="444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8126" cy="3438525"/>
                    </a:xfrm>
                    <a:prstGeom prst="rect">
                      <a:avLst/>
                    </a:prstGeom>
                    <a:noFill/>
                    <a:ln>
                      <a:noFill/>
                    </a:ln>
                  </pic:spPr>
                </pic:pic>
              </a:graphicData>
            </a:graphic>
          </wp:inline>
        </w:drawing>
      </w:r>
    </w:p>
    <w:p w:rsidR="00476B80" w:rsidRDefault="005D52A6" w:rsidP="00476B80">
      <w:pPr>
        <w:ind w:firstLine="708"/>
        <w:jc w:val="center"/>
        <w:rPr>
          <w:i/>
          <w:sz w:val="24"/>
          <w:szCs w:val="24"/>
          <w:lang w:val="kk-KZ"/>
        </w:rPr>
      </w:pPr>
      <w:r>
        <w:rPr>
          <w:i/>
          <w:sz w:val="24"/>
          <w:szCs w:val="24"/>
          <w:lang w:val="kk-KZ"/>
        </w:rPr>
        <w:t>Рис</w:t>
      </w:r>
      <w:r w:rsidR="00476B80" w:rsidRPr="00A262F3">
        <w:rPr>
          <w:i/>
          <w:sz w:val="24"/>
          <w:szCs w:val="24"/>
          <w:lang w:val="kk-KZ"/>
        </w:rPr>
        <w:t>.</w:t>
      </w:r>
      <w:r>
        <w:rPr>
          <w:i/>
          <w:sz w:val="24"/>
          <w:szCs w:val="24"/>
          <w:lang w:val="kk-KZ"/>
        </w:rPr>
        <w:t>1</w:t>
      </w:r>
      <w:ins w:id="37" w:author="Садыкова Жанар" w:date="2016-05-20T15:34:00Z">
        <w:r w:rsidR="002B0C68">
          <w:rPr>
            <w:i/>
            <w:sz w:val="24"/>
            <w:szCs w:val="24"/>
            <w:lang w:val="kk-KZ"/>
          </w:rPr>
          <w:t>8</w:t>
        </w:r>
      </w:ins>
      <w:del w:id="38" w:author="Садыкова Жанар" w:date="2016-05-20T15:34:00Z">
        <w:r w:rsidDel="002B0C68">
          <w:rPr>
            <w:i/>
            <w:sz w:val="24"/>
            <w:szCs w:val="24"/>
            <w:lang w:val="kk-KZ"/>
          </w:rPr>
          <w:delText>4</w:delText>
        </w:r>
      </w:del>
    </w:p>
    <w:p w:rsidR="00476B80" w:rsidRDefault="00545A0D" w:rsidP="00476B80">
      <w:pPr>
        <w:ind w:firstLine="708"/>
        <w:rPr>
          <w:sz w:val="24"/>
          <w:szCs w:val="24"/>
        </w:rPr>
      </w:pPr>
      <w:r>
        <w:rPr>
          <w:sz w:val="24"/>
          <w:szCs w:val="24"/>
        </w:rPr>
        <w:t>Далее форм</w:t>
      </w:r>
      <w:r w:rsidR="00F61270">
        <w:rPr>
          <w:sz w:val="24"/>
          <w:szCs w:val="24"/>
        </w:rPr>
        <w:t>а</w:t>
      </w:r>
      <w:r>
        <w:rPr>
          <w:sz w:val="24"/>
          <w:szCs w:val="24"/>
        </w:rPr>
        <w:t xml:space="preserve"> паспорта проекта, заполня</w:t>
      </w:r>
      <w:r w:rsidR="00F61270">
        <w:rPr>
          <w:sz w:val="24"/>
          <w:szCs w:val="24"/>
        </w:rPr>
        <w:t>ются</w:t>
      </w:r>
      <w:r>
        <w:rPr>
          <w:sz w:val="24"/>
          <w:szCs w:val="24"/>
        </w:rPr>
        <w:t xml:space="preserve"> все данные по проекту. В данной форме также есть возможность загрузки внешних файлов, как в основных данных. Последняя вкладка «План мониторинга».</w:t>
      </w:r>
    </w:p>
    <w:p w:rsidR="00545A0D" w:rsidRDefault="00F85277" w:rsidP="00545A0D">
      <w:pPr>
        <w:ind w:firstLine="142"/>
        <w:jc w:val="center"/>
        <w:rPr>
          <w:sz w:val="24"/>
          <w:szCs w:val="24"/>
        </w:rPr>
      </w:pPr>
      <w:ins w:id="39" w:author="Садыкова Жанар" w:date="2016-05-20T15:35:00Z">
        <w:r>
          <w:rPr>
            <w:noProof/>
            <w:sz w:val="24"/>
            <w:szCs w:val="24"/>
            <w:rPrChange w:id="40">
              <w:rPr>
                <w:noProof/>
              </w:rPr>
            </w:rPrChange>
          </w:rPr>
          <w:drawing>
            <wp:inline distT="0" distB="0" distL="0" distR="0">
              <wp:extent cx="6390005" cy="273240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90005" cy="2732405"/>
                      </a:xfrm>
                      <a:prstGeom prst="rect">
                        <a:avLst/>
                      </a:prstGeom>
                      <a:noFill/>
                      <a:ln>
                        <a:noFill/>
                      </a:ln>
                    </pic:spPr>
                  </pic:pic>
                </a:graphicData>
              </a:graphic>
            </wp:inline>
          </w:drawing>
        </w:r>
      </w:ins>
    </w:p>
    <w:p w:rsidR="00545A0D" w:rsidRDefault="005D52A6" w:rsidP="00545A0D">
      <w:pPr>
        <w:ind w:firstLine="708"/>
        <w:jc w:val="center"/>
        <w:rPr>
          <w:i/>
          <w:sz w:val="24"/>
          <w:szCs w:val="24"/>
          <w:lang w:val="kk-KZ"/>
        </w:rPr>
      </w:pPr>
      <w:r>
        <w:rPr>
          <w:i/>
          <w:sz w:val="24"/>
          <w:szCs w:val="24"/>
          <w:lang w:val="kk-KZ"/>
        </w:rPr>
        <w:t>Рис</w:t>
      </w:r>
      <w:r w:rsidR="00545A0D" w:rsidRPr="00A262F3">
        <w:rPr>
          <w:i/>
          <w:sz w:val="24"/>
          <w:szCs w:val="24"/>
          <w:lang w:val="kk-KZ"/>
        </w:rPr>
        <w:t>.</w:t>
      </w:r>
      <w:r>
        <w:rPr>
          <w:i/>
          <w:sz w:val="24"/>
          <w:szCs w:val="24"/>
          <w:lang w:val="kk-KZ"/>
        </w:rPr>
        <w:t>1</w:t>
      </w:r>
      <w:ins w:id="41" w:author="Садыкова Жанар" w:date="2016-05-20T15:35:00Z">
        <w:r w:rsidR="00F85277">
          <w:rPr>
            <w:i/>
            <w:sz w:val="24"/>
            <w:szCs w:val="24"/>
            <w:lang w:val="kk-KZ"/>
          </w:rPr>
          <w:t>9</w:t>
        </w:r>
      </w:ins>
      <w:del w:id="42" w:author="Садыкова Жанар" w:date="2016-05-20T15:35:00Z">
        <w:r w:rsidDel="00F85277">
          <w:rPr>
            <w:i/>
            <w:sz w:val="24"/>
            <w:szCs w:val="24"/>
            <w:lang w:val="kk-KZ"/>
          </w:rPr>
          <w:delText>5</w:delText>
        </w:r>
      </w:del>
    </w:p>
    <w:p w:rsidR="006D01F5" w:rsidRDefault="00545A0D" w:rsidP="006D01F5">
      <w:pPr>
        <w:ind w:firstLine="708"/>
        <w:rPr>
          <w:sz w:val="24"/>
          <w:szCs w:val="24"/>
        </w:rPr>
      </w:pPr>
      <w:r>
        <w:rPr>
          <w:sz w:val="24"/>
          <w:szCs w:val="24"/>
        </w:rPr>
        <w:t>В таблице плана мониторинга, выбирае</w:t>
      </w:r>
      <w:r w:rsidR="00F61270">
        <w:rPr>
          <w:sz w:val="24"/>
          <w:szCs w:val="24"/>
        </w:rPr>
        <w:t>тся</w:t>
      </w:r>
      <w:r>
        <w:rPr>
          <w:sz w:val="24"/>
          <w:szCs w:val="24"/>
        </w:rPr>
        <w:t xml:space="preserve"> тип мероприятия, указывае</w:t>
      </w:r>
      <w:r w:rsidR="00F61270">
        <w:rPr>
          <w:sz w:val="24"/>
          <w:szCs w:val="24"/>
        </w:rPr>
        <w:t>тся</w:t>
      </w:r>
      <w:r>
        <w:rPr>
          <w:sz w:val="24"/>
          <w:szCs w:val="24"/>
        </w:rPr>
        <w:t xml:space="preserve"> «начало», «конец» и «форм</w:t>
      </w:r>
      <w:r w:rsidR="00F61270">
        <w:rPr>
          <w:sz w:val="24"/>
          <w:szCs w:val="24"/>
        </w:rPr>
        <w:t>а</w:t>
      </w:r>
      <w:r>
        <w:rPr>
          <w:sz w:val="24"/>
          <w:szCs w:val="24"/>
        </w:rPr>
        <w:t xml:space="preserve"> завершения». «Период» и «Осталось» система считает по количеству дней. </w:t>
      </w:r>
    </w:p>
    <w:p w:rsidR="008955E6" w:rsidRDefault="00545A0D" w:rsidP="008955E6">
      <w:pPr>
        <w:ind w:firstLine="708"/>
        <w:rPr>
          <w:sz w:val="24"/>
          <w:szCs w:val="24"/>
        </w:rPr>
      </w:pPr>
      <w:r>
        <w:rPr>
          <w:sz w:val="24"/>
          <w:szCs w:val="24"/>
        </w:rPr>
        <w:t xml:space="preserve">«План мониторинга» в обязательном порядке согласовывается с </w:t>
      </w:r>
      <w:proofErr w:type="spellStart"/>
      <w:r>
        <w:rPr>
          <w:sz w:val="24"/>
          <w:szCs w:val="24"/>
        </w:rPr>
        <w:t>грантополучателем</w:t>
      </w:r>
      <w:proofErr w:type="spellEnd"/>
      <w:r>
        <w:rPr>
          <w:sz w:val="24"/>
          <w:szCs w:val="24"/>
        </w:rPr>
        <w:t xml:space="preserve">. Для отправки </w:t>
      </w:r>
      <w:proofErr w:type="spellStart"/>
      <w:r>
        <w:rPr>
          <w:sz w:val="24"/>
          <w:szCs w:val="24"/>
        </w:rPr>
        <w:t>грантополучателю</w:t>
      </w:r>
      <w:proofErr w:type="spellEnd"/>
      <w:r>
        <w:rPr>
          <w:sz w:val="24"/>
          <w:szCs w:val="24"/>
        </w:rPr>
        <w:t xml:space="preserve"> требуется нажать на кнопку «</w:t>
      </w:r>
      <w:r w:rsidRPr="006D01F5">
        <w:rPr>
          <w:sz w:val="24"/>
          <w:szCs w:val="24"/>
        </w:rPr>
        <w:t xml:space="preserve">Отправить на согласование </w:t>
      </w:r>
      <w:r w:rsidR="006D01F5">
        <w:rPr>
          <w:sz w:val="24"/>
          <w:szCs w:val="24"/>
        </w:rPr>
        <w:t xml:space="preserve">с </w:t>
      </w:r>
      <w:proofErr w:type="spellStart"/>
      <w:r w:rsidRPr="006D01F5">
        <w:rPr>
          <w:sz w:val="24"/>
          <w:szCs w:val="24"/>
        </w:rPr>
        <w:t>грантополучателем</w:t>
      </w:r>
      <w:proofErr w:type="spellEnd"/>
      <w:r w:rsidR="006D01F5">
        <w:rPr>
          <w:sz w:val="24"/>
          <w:szCs w:val="24"/>
        </w:rPr>
        <w:t xml:space="preserve">». После отправки статус плана меняется на: </w:t>
      </w:r>
      <w:r w:rsidR="006D01F5">
        <w:rPr>
          <w:noProof/>
          <w:sz w:val="24"/>
          <w:szCs w:val="24"/>
        </w:rPr>
        <w:drawing>
          <wp:inline distT="0" distB="0" distL="0" distR="0" wp14:anchorId="36DF1B12" wp14:editId="281E4367">
            <wp:extent cx="1876425" cy="2857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76425" cy="285750"/>
                    </a:xfrm>
                    <a:prstGeom prst="rect">
                      <a:avLst/>
                    </a:prstGeom>
                    <a:noFill/>
                    <a:ln>
                      <a:noFill/>
                    </a:ln>
                  </pic:spPr>
                </pic:pic>
              </a:graphicData>
            </a:graphic>
          </wp:inline>
        </w:drawing>
      </w:r>
      <w:r w:rsidR="006D01F5">
        <w:rPr>
          <w:sz w:val="24"/>
          <w:szCs w:val="24"/>
        </w:rPr>
        <w:t xml:space="preserve">, </w:t>
      </w:r>
      <w:r w:rsidR="004F4956">
        <w:rPr>
          <w:sz w:val="24"/>
          <w:szCs w:val="24"/>
        </w:rPr>
        <w:t xml:space="preserve"> </w:t>
      </w:r>
      <w:r w:rsidR="008955E6">
        <w:rPr>
          <w:sz w:val="24"/>
          <w:szCs w:val="24"/>
        </w:rPr>
        <w:t xml:space="preserve"> как то</w:t>
      </w:r>
      <w:r w:rsidR="00BA4E0F">
        <w:rPr>
          <w:sz w:val="24"/>
          <w:szCs w:val="24"/>
        </w:rPr>
        <w:t xml:space="preserve">лько </w:t>
      </w:r>
      <w:proofErr w:type="spellStart"/>
      <w:r w:rsidR="00BA4E0F">
        <w:rPr>
          <w:sz w:val="24"/>
          <w:szCs w:val="24"/>
        </w:rPr>
        <w:t>грантополучатель</w:t>
      </w:r>
      <w:proofErr w:type="spellEnd"/>
      <w:r w:rsidR="00BA4E0F">
        <w:rPr>
          <w:sz w:val="24"/>
          <w:szCs w:val="24"/>
        </w:rPr>
        <w:t xml:space="preserve"> согласовывает</w:t>
      </w:r>
      <w:r w:rsidR="008955E6">
        <w:rPr>
          <w:sz w:val="24"/>
          <w:szCs w:val="24"/>
        </w:rPr>
        <w:t>,  статус изменяется на</w:t>
      </w:r>
      <w:r w:rsidR="009905D8">
        <w:rPr>
          <w:sz w:val="24"/>
          <w:szCs w:val="24"/>
        </w:rPr>
        <w:t xml:space="preserve">  </w:t>
      </w:r>
      <w:r w:rsidR="009905D8" w:rsidRPr="009905D8">
        <w:rPr>
          <w:i/>
          <w:sz w:val="24"/>
          <w:szCs w:val="24"/>
        </w:rPr>
        <w:t>«Согласован с ГП».</w:t>
      </w:r>
      <w:r w:rsidR="008955E6">
        <w:rPr>
          <w:sz w:val="24"/>
          <w:szCs w:val="24"/>
        </w:rPr>
        <w:t xml:space="preserve"> </w:t>
      </w:r>
      <w:r w:rsidR="009905D8">
        <w:rPr>
          <w:noProof/>
        </w:rPr>
        <w:t xml:space="preserve"> </w:t>
      </w:r>
      <w:r w:rsidR="009905D8">
        <w:rPr>
          <w:sz w:val="24"/>
          <w:szCs w:val="24"/>
        </w:rPr>
        <w:t xml:space="preserve">  </w:t>
      </w:r>
    </w:p>
    <w:p w:rsidR="008955E6" w:rsidRDefault="008955E6" w:rsidP="008955E6">
      <w:pPr>
        <w:ind w:firstLine="708"/>
        <w:rPr>
          <w:sz w:val="24"/>
          <w:szCs w:val="24"/>
        </w:rPr>
      </w:pPr>
      <w:r>
        <w:rPr>
          <w:sz w:val="24"/>
          <w:szCs w:val="24"/>
        </w:rPr>
        <w:t>Затем эксперт направляет план мониторинга заместителю Директора на согласование, путем нажатия на кнопку «Отправить на согласование руководству».</w:t>
      </w:r>
    </w:p>
    <w:p w:rsidR="008955E6" w:rsidRDefault="008955E6" w:rsidP="008955E6">
      <w:pPr>
        <w:ind w:firstLine="708"/>
        <w:rPr>
          <w:sz w:val="24"/>
          <w:szCs w:val="24"/>
        </w:rPr>
      </w:pPr>
      <w:r>
        <w:rPr>
          <w:sz w:val="24"/>
          <w:szCs w:val="24"/>
        </w:rPr>
        <w:t xml:space="preserve">  После его согласования, План мониторинга направляется на утверждение  Директору ЦАМП, как только  Директор ЦАМП утверждает,  статус  Плана мониторинга </w:t>
      </w:r>
      <w:r w:rsidRPr="009905D8">
        <w:rPr>
          <w:sz w:val="24"/>
          <w:szCs w:val="24"/>
        </w:rPr>
        <w:t xml:space="preserve">будет </w:t>
      </w:r>
      <w:r w:rsidRPr="009905D8">
        <w:rPr>
          <w:i/>
          <w:sz w:val="24"/>
          <w:szCs w:val="24"/>
        </w:rPr>
        <w:t>«Утвержден руководством»</w:t>
      </w:r>
      <w:r>
        <w:rPr>
          <w:sz w:val="24"/>
          <w:szCs w:val="24"/>
        </w:rPr>
        <w:t xml:space="preserve">.  </w:t>
      </w:r>
    </w:p>
    <w:p w:rsidR="009905D8" w:rsidRDefault="009905D8" w:rsidP="008955E6">
      <w:pPr>
        <w:ind w:firstLine="708"/>
        <w:rPr>
          <w:sz w:val="24"/>
          <w:szCs w:val="24"/>
        </w:rPr>
      </w:pPr>
    </w:p>
    <w:p w:rsidR="009905D8" w:rsidRPr="006D01F5" w:rsidRDefault="009905D8" w:rsidP="008955E6">
      <w:pPr>
        <w:ind w:firstLine="708"/>
        <w:rPr>
          <w:sz w:val="24"/>
          <w:szCs w:val="24"/>
        </w:rPr>
      </w:pPr>
    </w:p>
    <w:p w:rsidR="0045090C" w:rsidRDefault="0045090C" w:rsidP="006D01F5">
      <w:pPr>
        <w:ind w:firstLine="708"/>
        <w:rPr>
          <w:ins w:id="43" w:author="Садыкова Жанар" w:date="2016-05-20T15:36:00Z"/>
          <w:sz w:val="24"/>
          <w:szCs w:val="24"/>
        </w:rPr>
      </w:pPr>
      <w:r>
        <w:rPr>
          <w:sz w:val="24"/>
          <w:szCs w:val="24"/>
        </w:rPr>
        <w:t xml:space="preserve">Все формы можно выгрузить в формат </w:t>
      </w:r>
      <w:r>
        <w:rPr>
          <w:sz w:val="24"/>
          <w:szCs w:val="24"/>
          <w:lang w:val="en-US"/>
        </w:rPr>
        <w:t>Word</w:t>
      </w:r>
      <w:r>
        <w:rPr>
          <w:sz w:val="24"/>
          <w:szCs w:val="24"/>
        </w:rPr>
        <w:t xml:space="preserve">, </w:t>
      </w:r>
      <w:r w:rsidR="006D01F5">
        <w:rPr>
          <w:sz w:val="24"/>
          <w:szCs w:val="24"/>
        </w:rPr>
        <w:t xml:space="preserve">внизу формы </w:t>
      </w:r>
      <w:r>
        <w:rPr>
          <w:sz w:val="24"/>
          <w:szCs w:val="24"/>
        </w:rPr>
        <w:t xml:space="preserve">нажав на кнопку </w:t>
      </w:r>
      <w:r w:rsidR="006D01F5">
        <w:rPr>
          <w:noProof/>
          <w:sz w:val="24"/>
          <w:szCs w:val="24"/>
        </w:rPr>
        <w:drawing>
          <wp:inline distT="0" distB="0" distL="0" distR="0" wp14:anchorId="2C0C934C" wp14:editId="797B8C05">
            <wp:extent cx="847725" cy="29527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47725" cy="295275"/>
                    </a:xfrm>
                    <a:prstGeom prst="rect">
                      <a:avLst/>
                    </a:prstGeom>
                    <a:noFill/>
                    <a:ln>
                      <a:noFill/>
                    </a:ln>
                  </pic:spPr>
                </pic:pic>
              </a:graphicData>
            </a:graphic>
          </wp:inline>
        </w:drawing>
      </w:r>
      <w:r w:rsidR="006D01F5">
        <w:rPr>
          <w:sz w:val="24"/>
          <w:szCs w:val="24"/>
        </w:rPr>
        <w:t>.</w:t>
      </w:r>
    </w:p>
    <w:p w:rsidR="00F85277" w:rsidRDefault="00F85277" w:rsidP="006D01F5">
      <w:pPr>
        <w:ind w:firstLine="708"/>
        <w:rPr>
          <w:ins w:id="44" w:author="Садыкова Жанар" w:date="2016-05-20T15:37:00Z"/>
          <w:sz w:val="24"/>
          <w:szCs w:val="24"/>
        </w:rPr>
      </w:pPr>
      <w:ins w:id="45" w:author="Садыкова Жанар" w:date="2016-05-20T15:39:00Z">
        <w:r>
          <w:rPr>
            <w:sz w:val="24"/>
            <w:szCs w:val="24"/>
          </w:rPr>
          <w:t xml:space="preserve">Вкладка </w:t>
        </w:r>
      </w:ins>
      <w:ins w:id="46" w:author="Садыкова Жанар" w:date="2016-05-20T15:37:00Z">
        <w:r>
          <w:rPr>
            <w:sz w:val="24"/>
            <w:szCs w:val="24"/>
          </w:rPr>
          <w:t>«Документы для независимых экспертов»</w:t>
        </w:r>
      </w:ins>
      <w:ins w:id="47" w:author="Садыкова Жанар" w:date="2016-05-20T15:38:00Z">
        <w:r>
          <w:rPr>
            <w:sz w:val="24"/>
            <w:szCs w:val="24"/>
          </w:rPr>
          <w:t xml:space="preserve"> предназначена для случаев, когда в проекте задействован независимый эксперт.</w:t>
        </w:r>
      </w:ins>
      <w:ins w:id="48" w:author="Садыкова Жанар" w:date="2016-05-20T15:39:00Z">
        <w:r>
          <w:rPr>
            <w:sz w:val="24"/>
            <w:szCs w:val="24"/>
          </w:rPr>
          <w:t xml:space="preserve"> Обезличенные документы по проекту загружаются в папку.</w:t>
        </w:r>
      </w:ins>
    </w:p>
    <w:p w:rsidR="00F85277" w:rsidRDefault="00F85277" w:rsidP="006D01F5">
      <w:pPr>
        <w:ind w:firstLine="708"/>
        <w:rPr>
          <w:ins w:id="49" w:author="Садыкова Жанар" w:date="2016-05-20T15:39:00Z"/>
          <w:sz w:val="24"/>
          <w:szCs w:val="24"/>
        </w:rPr>
      </w:pPr>
      <w:ins w:id="50" w:author="Садыкова Жанар" w:date="2016-05-20T15:37:00Z">
        <w:r>
          <w:rPr>
            <w:noProof/>
            <w:sz w:val="24"/>
            <w:szCs w:val="24"/>
            <w:rPrChange w:id="51">
              <w:rPr>
                <w:noProof/>
              </w:rPr>
            </w:rPrChange>
          </w:rPr>
          <w:drawing>
            <wp:inline distT="0" distB="0" distL="0" distR="0">
              <wp:extent cx="5507355" cy="2073275"/>
              <wp:effectExtent l="0" t="0" r="0" b="317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07355" cy="2073275"/>
                      </a:xfrm>
                      <a:prstGeom prst="rect">
                        <a:avLst/>
                      </a:prstGeom>
                      <a:noFill/>
                      <a:ln>
                        <a:noFill/>
                      </a:ln>
                    </pic:spPr>
                  </pic:pic>
                </a:graphicData>
              </a:graphic>
            </wp:inline>
          </w:drawing>
        </w:r>
      </w:ins>
    </w:p>
    <w:p w:rsidR="00F85277" w:rsidRDefault="00F85277" w:rsidP="00F85277">
      <w:pPr>
        <w:ind w:firstLine="708"/>
        <w:jc w:val="center"/>
        <w:rPr>
          <w:ins w:id="52" w:author="Садыкова Жанар" w:date="2016-05-20T15:39:00Z"/>
          <w:i/>
          <w:sz w:val="24"/>
          <w:szCs w:val="24"/>
          <w:lang w:val="kk-KZ"/>
        </w:rPr>
      </w:pPr>
      <w:ins w:id="53" w:author="Садыкова Жанар" w:date="2016-05-20T15:39:00Z">
        <w:r>
          <w:rPr>
            <w:i/>
            <w:sz w:val="24"/>
            <w:szCs w:val="24"/>
            <w:lang w:val="kk-KZ"/>
          </w:rPr>
          <w:t>Рис</w:t>
        </w:r>
        <w:r w:rsidRPr="00A262F3">
          <w:rPr>
            <w:i/>
            <w:sz w:val="24"/>
            <w:szCs w:val="24"/>
            <w:lang w:val="kk-KZ"/>
          </w:rPr>
          <w:t>.</w:t>
        </w:r>
        <w:r>
          <w:rPr>
            <w:i/>
            <w:sz w:val="24"/>
            <w:szCs w:val="24"/>
            <w:lang w:val="kk-KZ"/>
          </w:rPr>
          <w:t>20</w:t>
        </w:r>
      </w:ins>
    </w:p>
    <w:p w:rsidR="00F85277" w:rsidRDefault="00F85277" w:rsidP="006D01F5">
      <w:pPr>
        <w:ind w:firstLine="708"/>
        <w:rPr>
          <w:sz w:val="24"/>
          <w:szCs w:val="24"/>
        </w:rPr>
      </w:pPr>
    </w:p>
    <w:p w:rsidR="006D01F5" w:rsidRPr="0045090C" w:rsidDel="00F85277" w:rsidRDefault="006D01F5" w:rsidP="006D01F5">
      <w:pPr>
        <w:ind w:firstLine="708"/>
        <w:rPr>
          <w:del w:id="54" w:author="Садыкова Жанар" w:date="2016-05-20T15:39:00Z"/>
          <w:sz w:val="24"/>
          <w:szCs w:val="24"/>
        </w:rPr>
      </w:pPr>
    </w:p>
    <w:p w:rsidR="0045090C" w:rsidRDefault="006D01F5" w:rsidP="00796099">
      <w:pPr>
        <w:jc w:val="center"/>
        <w:rPr>
          <w:ins w:id="55" w:author="Садыкова Жанар" w:date="2016-05-20T15:40:00Z"/>
          <w:sz w:val="24"/>
          <w:szCs w:val="24"/>
        </w:rPr>
      </w:pPr>
      <w:r>
        <w:rPr>
          <w:sz w:val="24"/>
          <w:szCs w:val="24"/>
        </w:rPr>
        <w:t>При нажатии на кнопку «Вернуться к странице проекта», откроется окно уже по этапам проекта.</w:t>
      </w:r>
    </w:p>
    <w:p w:rsidR="00F85277" w:rsidRDefault="00F85277" w:rsidP="00796099">
      <w:pPr>
        <w:jc w:val="center"/>
        <w:rPr>
          <w:sz w:val="24"/>
          <w:szCs w:val="24"/>
        </w:rPr>
      </w:pPr>
      <w:ins w:id="56" w:author="Садыкова Жанар" w:date="2016-05-20T15:40:00Z">
        <w:r>
          <w:rPr>
            <w:noProof/>
            <w:sz w:val="24"/>
            <w:szCs w:val="24"/>
            <w:rPrChange w:id="57">
              <w:rPr>
                <w:noProof/>
              </w:rPr>
            </w:rPrChange>
          </w:rPr>
          <w:drawing>
            <wp:inline distT="0" distB="0" distL="0" distR="0">
              <wp:extent cx="2328545" cy="3519170"/>
              <wp:effectExtent l="0" t="0" r="0" b="508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28545" cy="3519170"/>
                      </a:xfrm>
                      <a:prstGeom prst="rect">
                        <a:avLst/>
                      </a:prstGeom>
                      <a:noFill/>
                      <a:ln>
                        <a:noFill/>
                      </a:ln>
                    </pic:spPr>
                  </pic:pic>
                </a:graphicData>
              </a:graphic>
            </wp:inline>
          </w:drawing>
        </w:r>
      </w:ins>
    </w:p>
    <w:p w:rsidR="00796099" w:rsidRDefault="005D52A6" w:rsidP="00796099">
      <w:pPr>
        <w:ind w:firstLine="708"/>
        <w:jc w:val="center"/>
        <w:rPr>
          <w:i/>
          <w:sz w:val="24"/>
          <w:szCs w:val="24"/>
          <w:lang w:val="kk-KZ"/>
        </w:rPr>
      </w:pPr>
      <w:r>
        <w:rPr>
          <w:i/>
          <w:sz w:val="24"/>
          <w:szCs w:val="24"/>
          <w:lang w:val="kk-KZ"/>
        </w:rPr>
        <w:t>Рис</w:t>
      </w:r>
      <w:r w:rsidR="00796099" w:rsidRPr="00A262F3">
        <w:rPr>
          <w:i/>
          <w:sz w:val="24"/>
          <w:szCs w:val="24"/>
          <w:lang w:val="kk-KZ"/>
        </w:rPr>
        <w:t>.</w:t>
      </w:r>
      <w:ins w:id="58" w:author="Садыкова Жанар" w:date="2016-05-20T15:36:00Z">
        <w:r w:rsidR="00F85277">
          <w:rPr>
            <w:i/>
            <w:sz w:val="24"/>
            <w:szCs w:val="24"/>
            <w:lang w:val="kk-KZ"/>
          </w:rPr>
          <w:t>2</w:t>
        </w:r>
      </w:ins>
      <w:ins w:id="59" w:author="Садыкова Жанар" w:date="2016-05-20T15:40:00Z">
        <w:r w:rsidR="00F85277">
          <w:rPr>
            <w:i/>
            <w:sz w:val="24"/>
            <w:szCs w:val="24"/>
            <w:lang w:val="kk-KZ"/>
          </w:rPr>
          <w:t>1</w:t>
        </w:r>
      </w:ins>
      <w:del w:id="60" w:author="Садыкова Жанар" w:date="2016-05-20T15:36:00Z">
        <w:r w:rsidDel="00F85277">
          <w:rPr>
            <w:i/>
            <w:sz w:val="24"/>
            <w:szCs w:val="24"/>
            <w:lang w:val="kk-KZ"/>
          </w:rPr>
          <w:delText>16</w:delText>
        </w:r>
      </w:del>
    </w:p>
    <w:p w:rsidR="00796099" w:rsidRDefault="00796099" w:rsidP="00FD097C">
      <w:pPr>
        <w:rPr>
          <w:sz w:val="24"/>
          <w:szCs w:val="24"/>
        </w:rPr>
      </w:pPr>
    </w:p>
    <w:p w:rsidR="00796099" w:rsidRDefault="00796099" w:rsidP="00796099">
      <w:pPr>
        <w:pStyle w:val="a7"/>
        <w:numPr>
          <w:ilvl w:val="0"/>
          <w:numId w:val="6"/>
        </w:numPr>
        <w:rPr>
          <w:rFonts w:ascii="Times New Roman" w:hAnsi="Times New Roman"/>
          <w:b/>
          <w:sz w:val="24"/>
          <w:szCs w:val="24"/>
        </w:rPr>
      </w:pPr>
      <w:r w:rsidRPr="00796099">
        <w:rPr>
          <w:rFonts w:ascii="Times New Roman" w:hAnsi="Times New Roman"/>
          <w:b/>
          <w:sz w:val="24"/>
          <w:szCs w:val="24"/>
        </w:rPr>
        <w:t>Информация по этапам проекта</w:t>
      </w:r>
    </w:p>
    <w:p w:rsidR="00796099" w:rsidRDefault="000655CA" w:rsidP="003A5F0F">
      <w:pPr>
        <w:ind w:firstLine="708"/>
        <w:rPr>
          <w:sz w:val="24"/>
          <w:szCs w:val="24"/>
        </w:rPr>
      </w:pPr>
      <w:r>
        <w:rPr>
          <w:sz w:val="24"/>
          <w:szCs w:val="24"/>
        </w:rPr>
        <w:t>В открывшемся окне, с левой стороны выходит сводная информация по проекту, а в левом блоке содержится информация по этапам проекта.</w:t>
      </w:r>
      <w:r w:rsidR="003A5F0F">
        <w:rPr>
          <w:sz w:val="24"/>
          <w:szCs w:val="24"/>
        </w:rPr>
        <w:t xml:space="preserve"> </w:t>
      </w:r>
    </w:p>
    <w:p w:rsidR="000655CA" w:rsidRPr="000655CA" w:rsidRDefault="000655CA" w:rsidP="00796099">
      <w:pPr>
        <w:rPr>
          <w:sz w:val="24"/>
          <w:szCs w:val="24"/>
        </w:rPr>
      </w:pPr>
      <w:r>
        <w:rPr>
          <w:sz w:val="24"/>
          <w:szCs w:val="24"/>
        </w:rPr>
        <w:t xml:space="preserve">Первоначально статус этапа всегда будет «не начато». </w:t>
      </w:r>
      <w:r w:rsidR="003A5F0F">
        <w:rPr>
          <w:sz w:val="24"/>
          <w:szCs w:val="24"/>
        </w:rPr>
        <w:t>Переходим на закладку «Главная».</w:t>
      </w:r>
    </w:p>
    <w:p w:rsidR="00796099" w:rsidRDefault="00BD7E7C" w:rsidP="00BD7E7C">
      <w:pPr>
        <w:jc w:val="center"/>
        <w:rPr>
          <w:sz w:val="24"/>
          <w:szCs w:val="24"/>
        </w:rPr>
      </w:pPr>
      <w:r>
        <w:rPr>
          <w:noProof/>
          <w:sz w:val="24"/>
          <w:szCs w:val="24"/>
        </w:rPr>
        <w:lastRenderedPageBreak/>
        <w:drawing>
          <wp:inline distT="0" distB="0" distL="0" distR="0">
            <wp:extent cx="4614530" cy="3537696"/>
            <wp:effectExtent l="0" t="0" r="0"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14866" cy="3537954"/>
                    </a:xfrm>
                    <a:prstGeom prst="rect">
                      <a:avLst/>
                    </a:prstGeom>
                    <a:noFill/>
                    <a:ln>
                      <a:noFill/>
                    </a:ln>
                  </pic:spPr>
                </pic:pic>
              </a:graphicData>
            </a:graphic>
          </wp:inline>
        </w:drawing>
      </w:r>
    </w:p>
    <w:p w:rsidR="00796099" w:rsidRDefault="005D52A6" w:rsidP="00796099">
      <w:pPr>
        <w:ind w:firstLine="708"/>
        <w:jc w:val="center"/>
        <w:rPr>
          <w:i/>
          <w:sz w:val="24"/>
          <w:szCs w:val="24"/>
          <w:lang w:val="kk-KZ"/>
        </w:rPr>
      </w:pPr>
      <w:r>
        <w:rPr>
          <w:i/>
          <w:sz w:val="24"/>
          <w:szCs w:val="24"/>
          <w:lang w:val="kk-KZ"/>
        </w:rPr>
        <w:t>Рис</w:t>
      </w:r>
      <w:r w:rsidR="00796099" w:rsidRPr="00A262F3">
        <w:rPr>
          <w:i/>
          <w:sz w:val="24"/>
          <w:szCs w:val="24"/>
          <w:lang w:val="kk-KZ"/>
        </w:rPr>
        <w:t>.</w:t>
      </w:r>
      <w:ins w:id="61" w:author="Садыкова Жанар" w:date="2016-05-20T15:36:00Z">
        <w:r w:rsidR="00F85277">
          <w:rPr>
            <w:i/>
            <w:sz w:val="24"/>
            <w:szCs w:val="24"/>
            <w:lang w:val="kk-KZ"/>
          </w:rPr>
          <w:t>2</w:t>
        </w:r>
      </w:ins>
      <w:ins w:id="62" w:author="Садыкова Жанар" w:date="2016-05-20T15:40:00Z">
        <w:r w:rsidR="00F85277">
          <w:rPr>
            <w:i/>
            <w:sz w:val="24"/>
            <w:szCs w:val="24"/>
            <w:lang w:val="kk-KZ"/>
          </w:rPr>
          <w:t>2</w:t>
        </w:r>
      </w:ins>
      <w:del w:id="63" w:author="Садыкова Жанар" w:date="2016-05-20T15:36:00Z">
        <w:r w:rsidDel="00F85277">
          <w:rPr>
            <w:i/>
            <w:sz w:val="24"/>
            <w:szCs w:val="24"/>
            <w:lang w:val="kk-KZ"/>
          </w:rPr>
          <w:delText>17</w:delText>
        </w:r>
      </w:del>
    </w:p>
    <w:p w:rsidR="000655CA" w:rsidRPr="000655CA" w:rsidRDefault="000655CA" w:rsidP="000655CA">
      <w:pPr>
        <w:ind w:firstLine="708"/>
        <w:rPr>
          <w:sz w:val="24"/>
          <w:szCs w:val="24"/>
          <w:lang w:val="kk-KZ"/>
        </w:rPr>
      </w:pPr>
      <w:r>
        <w:rPr>
          <w:sz w:val="24"/>
          <w:szCs w:val="24"/>
          <w:lang w:val="kk-KZ"/>
        </w:rPr>
        <w:t>Для выплаты транша, необходимо перейти на этап «Оплата транша». «Дата начала» = «Дата транша», на первом этапе дата транша всегда автоматом подтягивае</w:t>
      </w:r>
      <w:r w:rsidR="000D3C81">
        <w:rPr>
          <w:sz w:val="24"/>
          <w:szCs w:val="24"/>
          <w:lang w:val="kk-KZ"/>
        </w:rPr>
        <w:t>тся из основных данных проекта. Период подтягивается из «календарного плана». Если все данные указаны, автоматом считается «дата завершения». Эксперту нужно заполнить «Сумму транша» по первому этапу, затем нажать на кнопку «Сохранить» и перейти на этап «на реализации».</w:t>
      </w:r>
    </w:p>
    <w:p w:rsidR="00796099" w:rsidRDefault="00BD7E7C" w:rsidP="00FD097C">
      <w:pPr>
        <w:rPr>
          <w:sz w:val="24"/>
          <w:szCs w:val="24"/>
        </w:rPr>
      </w:pPr>
      <w:r>
        <w:rPr>
          <w:noProof/>
          <w:sz w:val="24"/>
          <w:szCs w:val="24"/>
        </w:rPr>
        <w:drawing>
          <wp:inline distT="0" distB="0" distL="0" distR="0">
            <wp:extent cx="6390005" cy="309435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90005" cy="3094355"/>
                    </a:xfrm>
                    <a:prstGeom prst="rect">
                      <a:avLst/>
                    </a:prstGeom>
                    <a:noFill/>
                    <a:ln>
                      <a:noFill/>
                    </a:ln>
                  </pic:spPr>
                </pic:pic>
              </a:graphicData>
            </a:graphic>
          </wp:inline>
        </w:drawing>
      </w:r>
    </w:p>
    <w:p w:rsidR="003A5F0F" w:rsidRDefault="005D52A6" w:rsidP="003A5F0F">
      <w:pPr>
        <w:ind w:firstLine="708"/>
        <w:jc w:val="center"/>
        <w:rPr>
          <w:i/>
          <w:sz w:val="24"/>
          <w:szCs w:val="24"/>
          <w:lang w:val="kk-KZ"/>
        </w:rPr>
      </w:pPr>
      <w:r>
        <w:rPr>
          <w:i/>
          <w:sz w:val="24"/>
          <w:szCs w:val="24"/>
          <w:lang w:val="kk-KZ"/>
        </w:rPr>
        <w:t>Рис</w:t>
      </w:r>
      <w:r w:rsidR="003A5F0F" w:rsidRPr="00A262F3">
        <w:rPr>
          <w:i/>
          <w:sz w:val="24"/>
          <w:szCs w:val="24"/>
          <w:lang w:val="kk-KZ"/>
        </w:rPr>
        <w:t>.</w:t>
      </w:r>
      <w:ins w:id="64" w:author="Садыкова Жанар" w:date="2016-05-20T15:40:00Z">
        <w:r w:rsidR="00F85277">
          <w:rPr>
            <w:i/>
            <w:sz w:val="24"/>
            <w:szCs w:val="24"/>
            <w:lang w:val="kk-KZ"/>
          </w:rPr>
          <w:t>23</w:t>
        </w:r>
      </w:ins>
      <w:del w:id="65" w:author="Садыкова Жанар" w:date="2016-05-20T15:36:00Z">
        <w:r w:rsidDel="00F85277">
          <w:rPr>
            <w:i/>
            <w:sz w:val="24"/>
            <w:szCs w:val="24"/>
            <w:lang w:val="kk-KZ"/>
          </w:rPr>
          <w:delText>18</w:delText>
        </w:r>
      </w:del>
    </w:p>
    <w:p w:rsidR="003A5F0F" w:rsidRDefault="00CF6D5C" w:rsidP="00FD097C">
      <w:pPr>
        <w:rPr>
          <w:sz w:val="24"/>
          <w:szCs w:val="24"/>
        </w:rPr>
      </w:pPr>
      <w:r>
        <w:rPr>
          <w:sz w:val="24"/>
          <w:szCs w:val="24"/>
        </w:rPr>
        <w:t xml:space="preserve">Внизу формы </w:t>
      </w:r>
      <w:r>
        <w:rPr>
          <w:color w:val="000000"/>
          <w:sz w:val="24"/>
          <w:szCs w:val="24"/>
          <w:shd w:val="clear" w:color="auto" w:fill="FFFFFF"/>
        </w:rPr>
        <w:t xml:space="preserve">имеется </w:t>
      </w:r>
      <w:r w:rsidRPr="00A262F3">
        <w:rPr>
          <w:color w:val="000000"/>
          <w:sz w:val="24"/>
          <w:szCs w:val="24"/>
          <w:shd w:val="clear" w:color="auto" w:fill="FFFFFF"/>
        </w:rPr>
        <w:t>“Лент</w:t>
      </w:r>
      <w:r>
        <w:rPr>
          <w:color w:val="000000"/>
          <w:sz w:val="24"/>
          <w:szCs w:val="24"/>
          <w:shd w:val="clear" w:color="auto" w:fill="FFFFFF"/>
        </w:rPr>
        <w:t>а</w:t>
      </w:r>
      <w:r w:rsidRPr="00A262F3">
        <w:rPr>
          <w:color w:val="000000"/>
          <w:sz w:val="24"/>
          <w:szCs w:val="24"/>
          <w:shd w:val="clear" w:color="auto" w:fill="FFFFFF"/>
        </w:rPr>
        <w:t xml:space="preserve"> Событий”</w:t>
      </w:r>
      <w:r>
        <w:rPr>
          <w:color w:val="000000"/>
          <w:sz w:val="24"/>
          <w:szCs w:val="24"/>
          <w:shd w:val="clear" w:color="auto" w:fill="FFFFFF"/>
        </w:rPr>
        <w:t xml:space="preserve">, в котором можно </w:t>
      </w:r>
      <w:r w:rsidRPr="00A262F3">
        <w:rPr>
          <w:color w:val="000000"/>
          <w:sz w:val="24"/>
          <w:szCs w:val="24"/>
          <w:shd w:val="clear" w:color="auto" w:fill="FFFFFF"/>
        </w:rPr>
        <w:t xml:space="preserve">отслеживать </w:t>
      </w:r>
      <w:r>
        <w:rPr>
          <w:color w:val="000000"/>
          <w:sz w:val="24"/>
          <w:szCs w:val="24"/>
          <w:shd w:val="clear" w:color="auto" w:fill="FFFFFF"/>
        </w:rPr>
        <w:t>мероприятия из журнала мониторинга</w:t>
      </w:r>
      <w:r w:rsidRPr="00A262F3">
        <w:rPr>
          <w:color w:val="000000"/>
          <w:sz w:val="24"/>
          <w:szCs w:val="24"/>
          <w:shd w:val="clear" w:color="auto" w:fill="FFFFFF"/>
        </w:rPr>
        <w:t xml:space="preserve">. Лента событий разделена </w:t>
      </w:r>
      <w:r>
        <w:rPr>
          <w:color w:val="000000"/>
          <w:sz w:val="24"/>
          <w:szCs w:val="24"/>
          <w:shd w:val="clear" w:color="auto" w:fill="FFFFFF"/>
        </w:rPr>
        <w:t>на определенные периоды времени, согласно дате действия:</w:t>
      </w:r>
      <w:r w:rsidRPr="00A262F3">
        <w:rPr>
          <w:color w:val="000000"/>
          <w:sz w:val="24"/>
          <w:szCs w:val="24"/>
          <w:shd w:val="clear" w:color="auto" w:fill="FFFFFF"/>
        </w:rPr>
        <w:t>2 дня назад”, “Неделю назад”, “Месяц”, “Все”</w:t>
      </w:r>
    </w:p>
    <w:p w:rsidR="00CF6D5C" w:rsidRDefault="00CF6D5C" w:rsidP="00CF6D5C">
      <w:pPr>
        <w:ind w:firstLine="360"/>
        <w:rPr>
          <w:sz w:val="24"/>
          <w:szCs w:val="24"/>
        </w:rPr>
      </w:pPr>
    </w:p>
    <w:p w:rsidR="000D3C81" w:rsidRDefault="000D3C81" w:rsidP="00CF6D5C">
      <w:pPr>
        <w:ind w:firstLine="360"/>
        <w:rPr>
          <w:sz w:val="24"/>
          <w:szCs w:val="24"/>
        </w:rPr>
      </w:pPr>
      <w:r>
        <w:rPr>
          <w:sz w:val="24"/>
          <w:szCs w:val="24"/>
        </w:rPr>
        <w:t>Для логического завершения этапа необходимо пройти по всем шагам:</w:t>
      </w:r>
    </w:p>
    <w:p w:rsidR="000D3C81" w:rsidRPr="000D3C81" w:rsidRDefault="000D3C81" w:rsidP="000D3C81">
      <w:pPr>
        <w:pStyle w:val="a7"/>
        <w:numPr>
          <w:ilvl w:val="0"/>
          <w:numId w:val="9"/>
        </w:numPr>
        <w:rPr>
          <w:rFonts w:ascii="Times New Roman" w:hAnsi="Times New Roman"/>
          <w:sz w:val="24"/>
          <w:szCs w:val="24"/>
        </w:rPr>
      </w:pPr>
      <w:r w:rsidRPr="000D3C81">
        <w:rPr>
          <w:rFonts w:ascii="Times New Roman" w:hAnsi="Times New Roman"/>
          <w:sz w:val="24"/>
          <w:szCs w:val="24"/>
        </w:rPr>
        <w:t xml:space="preserve">Формирование отчета </w:t>
      </w:r>
      <w:proofErr w:type="spellStart"/>
      <w:r w:rsidRPr="000D3C81">
        <w:rPr>
          <w:rFonts w:ascii="Times New Roman" w:hAnsi="Times New Roman"/>
          <w:sz w:val="24"/>
          <w:szCs w:val="24"/>
        </w:rPr>
        <w:t>грантополучателем</w:t>
      </w:r>
      <w:proofErr w:type="spellEnd"/>
    </w:p>
    <w:p w:rsidR="000D3C81" w:rsidRPr="000D3C81" w:rsidRDefault="000D3C81" w:rsidP="000D3C81">
      <w:pPr>
        <w:pStyle w:val="a7"/>
        <w:numPr>
          <w:ilvl w:val="0"/>
          <w:numId w:val="9"/>
        </w:numPr>
        <w:rPr>
          <w:rFonts w:ascii="Times New Roman" w:hAnsi="Times New Roman"/>
          <w:sz w:val="24"/>
          <w:szCs w:val="24"/>
        </w:rPr>
      </w:pPr>
      <w:r w:rsidRPr="000D3C81">
        <w:rPr>
          <w:rFonts w:ascii="Times New Roman" w:hAnsi="Times New Roman"/>
          <w:sz w:val="24"/>
          <w:szCs w:val="24"/>
        </w:rPr>
        <w:t>Отчет на проверке эксперта</w:t>
      </w:r>
    </w:p>
    <w:p w:rsidR="000D3C81" w:rsidRPr="000D3C81" w:rsidRDefault="000D3C81" w:rsidP="000D3C81">
      <w:pPr>
        <w:pStyle w:val="a7"/>
        <w:numPr>
          <w:ilvl w:val="0"/>
          <w:numId w:val="9"/>
        </w:numPr>
        <w:rPr>
          <w:rFonts w:ascii="Times New Roman" w:hAnsi="Times New Roman"/>
          <w:sz w:val="24"/>
          <w:szCs w:val="24"/>
        </w:rPr>
      </w:pPr>
      <w:r w:rsidRPr="000D3C81">
        <w:rPr>
          <w:rFonts w:ascii="Times New Roman" w:hAnsi="Times New Roman"/>
          <w:sz w:val="24"/>
          <w:szCs w:val="24"/>
        </w:rPr>
        <w:t xml:space="preserve">Доработка отчета </w:t>
      </w:r>
      <w:proofErr w:type="spellStart"/>
      <w:r w:rsidRPr="000D3C81">
        <w:rPr>
          <w:rFonts w:ascii="Times New Roman" w:hAnsi="Times New Roman"/>
          <w:sz w:val="24"/>
          <w:szCs w:val="24"/>
        </w:rPr>
        <w:t>грантополучателя</w:t>
      </w:r>
      <w:proofErr w:type="spellEnd"/>
      <w:r w:rsidRPr="000D3C81">
        <w:rPr>
          <w:rFonts w:ascii="Times New Roman" w:hAnsi="Times New Roman"/>
          <w:sz w:val="24"/>
          <w:szCs w:val="24"/>
        </w:rPr>
        <w:t xml:space="preserve"> по замечаниям эксперта</w:t>
      </w:r>
    </w:p>
    <w:p w:rsidR="000D3C81" w:rsidRPr="000D3C81" w:rsidRDefault="000D3C81" w:rsidP="000D3C81">
      <w:pPr>
        <w:pStyle w:val="a7"/>
        <w:numPr>
          <w:ilvl w:val="0"/>
          <w:numId w:val="9"/>
        </w:numPr>
        <w:rPr>
          <w:rFonts w:ascii="Times New Roman" w:hAnsi="Times New Roman"/>
          <w:sz w:val="24"/>
          <w:szCs w:val="24"/>
        </w:rPr>
      </w:pPr>
      <w:r w:rsidRPr="000D3C81">
        <w:rPr>
          <w:rFonts w:ascii="Times New Roman" w:hAnsi="Times New Roman"/>
          <w:sz w:val="24"/>
          <w:szCs w:val="24"/>
        </w:rPr>
        <w:lastRenderedPageBreak/>
        <w:t>На утверждения заключения</w:t>
      </w:r>
    </w:p>
    <w:p w:rsidR="000D3C81" w:rsidRPr="000D3C81" w:rsidRDefault="000D3C81" w:rsidP="000D3C81">
      <w:pPr>
        <w:pStyle w:val="a7"/>
        <w:numPr>
          <w:ilvl w:val="0"/>
          <w:numId w:val="9"/>
        </w:numPr>
        <w:rPr>
          <w:rFonts w:ascii="Times New Roman" w:hAnsi="Times New Roman"/>
          <w:sz w:val="24"/>
          <w:szCs w:val="24"/>
        </w:rPr>
      </w:pPr>
      <w:r w:rsidRPr="000D3C81">
        <w:rPr>
          <w:rFonts w:ascii="Times New Roman" w:hAnsi="Times New Roman"/>
          <w:sz w:val="24"/>
          <w:szCs w:val="24"/>
        </w:rPr>
        <w:t>Завершен.</w:t>
      </w:r>
    </w:p>
    <w:p w:rsidR="003A5F0F" w:rsidRDefault="003A5F0F" w:rsidP="00FD097C">
      <w:pPr>
        <w:rPr>
          <w:sz w:val="24"/>
          <w:szCs w:val="24"/>
        </w:rPr>
      </w:pPr>
      <w:r>
        <w:rPr>
          <w:sz w:val="24"/>
          <w:szCs w:val="24"/>
        </w:rPr>
        <w:t>На закладке «Отчеты» отображается отчет по данному этапу.</w:t>
      </w:r>
      <w:r w:rsidR="001E611A">
        <w:rPr>
          <w:sz w:val="24"/>
          <w:szCs w:val="24"/>
        </w:rPr>
        <w:t xml:space="preserve"> Нажав на наименование отчета, можно провалит</w:t>
      </w:r>
      <w:r w:rsidR="00A817CE">
        <w:rPr>
          <w:sz w:val="24"/>
          <w:szCs w:val="24"/>
        </w:rPr>
        <w:t>ь</w:t>
      </w:r>
      <w:r w:rsidR="001E611A">
        <w:rPr>
          <w:sz w:val="24"/>
          <w:szCs w:val="24"/>
        </w:rPr>
        <w:t>ся в сам отчет.</w:t>
      </w:r>
    </w:p>
    <w:p w:rsidR="003A5F0F" w:rsidRDefault="00BD7E7C" w:rsidP="003A5F0F">
      <w:pPr>
        <w:jc w:val="center"/>
        <w:rPr>
          <w:sz w:val="24"/>
          <w:szCs w:val="24"/>
        </w:rPr>
      </w:pPr>
      <w:r>
        <w:rPr>
          <w:noProof/>
          <w:sz w:val="24"/>
          <w:szCs w:val="24"/>
        </w:rPr>
        <w:drawing>
          <wp:inline distT="0" distB="0" distL="0" distR="0">
            <wp:extent cx="4316730" cy="467995"/>
            <wp:effectExtent l="0" t="0" r="762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16730" cy="467995"/>
                    </a:xfrm>
                    <a:prstGeom prst="rect">
                      <a:avLst/>
                    </a:prstGeom>
                    <a:noFill/>
                    <a:ln>
                      <a:noFill/>
                    </a:ln>
                  </pic:spPr>
                </pic:pic>
              </a:graphicData>
            </a:graphic>
          </wp:inline>
        </w:drawing>
      </w:r>
    </w:p>
    <w:p w:rsidR="003A5F0F" w:rsidRDefault="005D52A6" w:rsidP="003A5F0F">
      <w:pPr>
        <w:ind w:firstLine="708"/>
        <w:jc w:val="center"/>
        <w:rPr>
          <w:i/>
          <w:sz w:val="24"/>
          <w:szCs w:val="24"/>
          <w:lang w:val="kk-KZ"/>
        </w:rPr>
      </w:pPr>
      <w:r>
        <w:rPr>
          <w:i/>
          <w:sz w:val="24"/>
          <w:szCs w:val="24"/>
          <w:lang w:val="kk-KZ"/>
        </w:rPr>
        <w:t>Рис</w:t>
      </w:r>
      <w:r w:rsidR="003A5F0F" w:rsidRPr="00A262F3">
        <w:rPr>
          <w:i/>
          <w:sz w:val="24"/>
          <w:szCs w:val="24"/>
          <w:lang w:val="kk-KZ"/>
        </w:rPr>
        <w:t>.</w:t>
      </w:r>
      <w:ins w:id="66" w:author="Садыкова Жанар" w:date="2016-05-20T15:41:00Z">
        <w:r w:rsidR="00F85277">
          <w:rPr>
            <w:i/>
            <w:sz w:val="24"/>
            <w:szCs w:val="24"/>
            <w:lang w:val="kk-KZ"/>
          </w:rPr>
          <w:t>24</w:t>
        </w:r>
      </w:ins>
      <w:del w:id="67" w:author="Садыкова Жанар" w:date="2016-05-20T15:36:00Z">
        <w:r w:rsidDel="00F85277">
          <w:rPr>
            <w:i/>
            <w:sz w:val="24"/>
            <w:szCs w:val="24"/>
            <w:lang w:val="kk-KZ"/>
          </w:rPr>
          <w:delText>19</w:delText>
        </w:r>
      </w:del>
    </w:p>
    <w:p w:rsidR="00CF6D5C" w:rsidRPr="00CF6D5C" w:rsidRDefault="00CF6D5C" w:rsidP="00CF6D5C">
      <w:pPr>
        <w:rPr>
          <w:sz w:val="24"/>
          <w:szCs w:val="24"/>
        </w:rPr>
      </w:pPr>
      <w:r>
        <w:rPr>
          <w:sz w:val="24"/>
          <w:szCs w:val="24"/>
        </w:rPr>
        <w:t xml:space="preserve">Отчет состоит из нескольких частей. В первой/верней части отчета можно увидеть общую информацию по проекту, затем расходование бюджетных средств и сверку сумм </w:t>
      </w:r>
      <w:r w:rsidR="00E64974">
        <w:rPr>
          <w:sz w:val="24"/>
          <w:szCs w:val="24"/>
        </w:rPr>
        <w:t xml:space="preserve">предусмотренных  в  расшифровке  сметы расходов </w:t>
      </w:r>
      <w:r>
        <w:rPr>
          <w:sz w:val="24"/>
          <w:szCs w:val="24"/>
        </w:rPr>
        <w:t xml:space="preserve"> </w:t>
      </w:r>
      <w:r w:rsidR="00E64974">
        <w:rPr>
          <w:sz w:val="24"/>
          <w:szCs w:val="24"/>
        </w:rPr>
        <w:t>с</w:t>
      </w:r>
      <w:r>
        <w:rPr>
          <w:sz w:val="24"/>
          <w:szCs w:val="24"/>
        </w:rPr>
        <w:t xml:space="preserve"> данным</w:t>
      </w:r>
      <w:r w:rsidR="00E64974">
        <w:rPr>
          <w:sz w:val="24"/>
          <w:szCs w:val="24"/>
        </w:rPr>
        <w:t>и</w:t>
      </w:r>
      <w:r>
        <w:rPr>
          <w:sz w:val="24"/>
          <w:szCs w:val="24"/>
        </w:rPr>
        <w:t xml:space="preserve"> </w:t>
      </w:r>
      <w:r w:rsidR="00E64974">
        <w:rPr>
          <w:sz w:val="24"/>
          <w:szCs w:val="24"/>
        </w:rPr>
        <w:t xml:space="preserve"> по расходованию сумм </w:t>
      </w:r>
      <w:proofErr w:type="spellStart"/>
      <w:r w:rsidR="008955E6">
        <w:rPr>
          <w:sz w:val="24"/>
          <w:szCs w:val="24"/>
        </w:rPr>
        <w:t>грантополучателем</w:t>
      </w:r>
      <w:proofErr w:type="spellEnd"/>
      <w:r w:rsidR="008955E6">
        <w:rPr>
          <w:sz w:val="24"/>
          <w:szCs w:val="24"/>
        </w:rPr>
        <w:t>.</w:t>
      </w:r>
    </w:p>
    <w:p w:rsidR="001E611A" w:rsidRDefault="001E611A" w:rsidP="001E611A">
      <w:pPr>
        <w:ind w:firstLine="708"/>
        <w:rPr>
          <w:sz w:val="24"/>
          <w:szCs w:val="24"/>
          <w:lang w:val="kk-KZ"/>
        </w:rPr>
      </w:pPr>
      <w:r>
        <w:rPr>
          <w:sz w:val="24"/>
          <w:szCs w:val="24"/>
          <w:lang w:val="kk-KZ"/>
        </w:rPr>
        <w:t>Если грантополучатель еще н</w:t>
      </w:r>
      <w:r w:rsidR="00E64974">
        <w:rPr>
          <w:sz w:val="24"/>
          <w:szCs w:val="24"/>
          <w:lang w:val="kk-KZ"/>
        </w:rPr>
        <w:t>е</w:t>
      </w:r>
      <w:r>
        <w:rPr>
          <w:sz w:val="24"/>
          <w:szCs w:val="24"/>
          <w:lang w:val="kk-KZ"/>
        </w:rPr>
        <w:t xml:space="preserve"> заполнил отчет, у него будет статус «формирование».</w:t>
      </w:r>
    </w:p>
    <w:p w:rsidR="001E611A" w:rsidRDefault="001E611A" w:rsidP="001E611A">
      <w:pPr>
        <w:rPr>
          <w:sz w:val="24"/>
          <w:szCs w:val="24"/>
          <w:lang w:val="kk-KZ"/>
        </w:rPr>
      </w:pPr>
      <w:r>
        <w:rPr>
          <w:sz w:val="24"/>
          <w:szCs w:val="24"/>
          <w:lang w:val="kk-KZ"/>
        </w:rPr>
        <w:t xml:space="preserve">Как только отчет попадает на проверку к </w:t>
      </w:r>
      <w:r w:rsidR="00E64974">
        <w:rPr>
          <w:sz w:val="24"/>
          <w:szCs w:val="24"/>
          <w:lang w:val="kk-KZ"/>
        </w:rPr>
        <w:t xml:space="preserve"> эксперту</w:t>
      </w:r>
      <w:r>
        <w:rPr>
          <w:sz w:val="24"/>
          <w:szCs w:val="24"/>
          <w:lang w:val="kk-KZ"/>
        </w:rPr>
        <w:t>, статус будет «на проверке».</w:t>
      </w:r>
    </w:p>
    <w:p w:rsidR="003A5F0F" w:rsidRDefault="001E611A" w:rsidP="00FD097C">
      <w:pPr>
        <w:rPr>
          <w:sz w:val="24"/>
          <w:szCs w:val="24"/>
        </w:rPr>
      </w:pPr>
      <w:r>
        <w:rPr>
          <w:noProof/>
          <w:sz w:val="24"/>
          <w:szCs w:val="24"/>
        </w:rPr>
        <w:drawing>
          <wp:inline distT="0" distB="0" distL="0" distR="0" wp14:anchorId="416C85D8" wp14:editId="7B578F00">
            <wp:extent cx="6381750" cy="31432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81750" cy="3143250"/>
                    </a:xfrm>
                    <a:prstGeom prst="rect">
                      <a:avLst/>
                    </a:prstGeom>
                    <a:noFill/>
                    <a:ln>
                      <a:noFill/>
                    </a:ln>
                  </pic:spPr>
                </pic:pic>
              </a:graphicData>
            </a:graphic>
          </wp:inline>
        </w:drawing>
      </w:r>
    </w:p>
    <w:p w:rsidR="001E611A" w:rsidRDefault="005D52A6" w:rsidP="001E611A">
      <w:pPr>
        <w:ind w:firstLine="708"/>
        <w:jc w:val="center"/>
        <w:rPr>
          <w:i/>
          <w:sz w:val="24"/>
          <w:szCs w:val="24"/>
          <w:lang w:val="kk-KZ"/>
        </w:rPr>
      </w:pPr>
      <w:r>
        <w:rPr>
          <w:i/>
          <w:sz w:val="24"/>
          <w:szCs w:val="24"/>
          <w:lang w:val="kk-KZ"/>
        </w:rPr>
        <w:t>Рис</w:t>
      </w:r>
      <w:ins w:id="68" w:author="Садыкова Жанар" w:date="2016-05-20T15:36:00Z">
        <w:r w:rsidR="00F85277">
          <w:rPr>
            <w:i/>
            <w:sz w:val="24"/>
            <w:szCs w:val="24"/>
            <w:lang w:val="kk-KZ"/>
          </w:rPr>
          <w:t>.2</w:t>
        </w:r>
      </w:ins>
      <w:ins w:id="69" w:author="Садыкова Жанар" w:date="2016-05-20T15:41:00Z">
        <w:r w:rsidR="00F85277">
          <w:rPr>
            <w:i/>
            <w:sz w:val="24"/>
            <w:szCs w:val="24"/>
            <w:lang w:val="kk-KZ"/>
          </w:rPr>
          <w:t>5</w:t>
        </w:r>
      </w:ins>
      <w:del w:id="70" w:author="Садыкова Жанар" w:date="2016-05-20T15:36:00Z">
        <w:r w:rsidDel="00F85277">
          <w:rPr>
            <w:i/>
            <w:sz w:val="24"/>
            <w:szCs w:val="24"/>
            <w:lang w:val="kk-KZ"/>
          </w:rPr>
          <w:delText>20</w:delText>
        </w:r>
        <w:r w:rsidR="001E611A" w:rsidRPr="00A262F3" w:rsidDel="00F85277">
          <w:rPr>
            <w:i/>
            <w:sz w:val="24"/>
            <w:szCs w:val="24"/>
            <w:lang w:val="kk-KZ"/>
          </w:rPr>
          <w:delText>.</w:delText>
        </w:r>
      </w:del>
    </w:p>
    <w:p w:rsidR="001E611A" w:rsidRDefault="001E611A" w:rsidP="009905D8">
      <w:pPr>
        <w:ind w:firstLine="708"/>
        <w:rPr>
          <w:sz w:val="24"/>
          <w:szCs w:val="24"/>
        </w:rPr>
      </w:pPr>
      <w:r>
        <w:rPr>
          <w:sz w:val="24"/>
          <w:szCs w:val="24"/>
        </w:rPr>
        <w:t xml:space="preserve">Проверив отчет, </w:t>
      </w:r>
      <w:r w:rsidR="000D307C">
        <w:rPr>
          <w:sz w:val="24"/>
          <w:szCs w:val="24"/>
        </w:rPr>
        <w:t xml:space="preserve"> эксперт  либо принимает его  через кнопку </w:t>
      </w:r>
      <w:r>
        <w:rPr>
          <w:sz w:val="24"/>
          <w:szCs w:val="24"/>
        </w:rPr>
        <w:t xml:space="preserve"> «утвердить», либо </w:t>
      </w:r>
      <w:r w:rsidR="000D307C">
        <w:rPr>
          <w:sz w:val="24"/>
          <w:szCs w:val="24"/>
        </w:rPr>
        <w:t xml:space="preserve"> отправляет отчет на доработку  через кнопку </w:t>
      </w:r>
      <w:r>
        <w:rPr>
          <w:sz w:val="24"/>
          <w:szCs w:val="24"/>
        </w:rPr>
        <w:t xml:space="preserve">«отправить на доработку» </w:t>
      </w:r>
      <w:proofErr w:type="spellStart"/>
      <w:r>
        <w:rPr>
          <w:sz w:val="24"/>
          <w:szCs w:val="24"/>
        </w:rPr>
        <w:t>грантополучателю</w:t>
      </w:r>
      <w:proofErr w:type="spellEnd"/>
      <w:r>
        <w:rPr>
          <w:sz w:val="24"/>
          <w:szCs w:val="24"/>
        </w:rPr>
        <w:t xml:space="preserve">. Кроме того, </w:t>
      </w:r>
      <w:r w:rsidR="00E64974">
        <w:rPr>
          <w:sz w:val="24"/>
          <w:szCs w:val="24"/>
        </w:rPr>
        <w:t xml:space="preserve"> если есть замечания или комментарии, то нужно </w:t>
      </w:r>
      <w:r>
        <w:rPr>
          <w:sz w:val="24"/>
          <w:szCs w:val="24"/>
        </w:rPr>
        <w:t xml:space="preserve"> ввести</w:t>
      </w:r>
      <w:r w:rsidR="00E64974">
        <w:rPr>
          <w:sz w:val="24"/>
          <w:szCs w:val="24"/>
        </w:rPr>
        <w:t xml:space="preserve"> графу</w:t>
      </w:r>
      <w:r>
        <w:rPr>
          <w:sz w:val="24"/>
          <w:szCs w:val="24"/>
        </w:rPr>
        <w:t xml:space="preserve"> </w:t>
      </w:r>
      <w:r w:rsidR="00E64974">
        <w:rPr>
          <w:sz w:val="24"/>
          <w:szCs w:val="24"/>
        </w:rPr>
        <w:t xml:space="preserve"> «К</w:t>
      </w:r>
      <w:r>
        <w:rPr>
          <w:sz w:val="24"/>
          <w:szCs w:val="24"/>
        </w:rPr>
        <w:t>омментарий</w:t>
      </w:r>
      <w:r w:rsidR="00E64974">
        <w:rPr>
          <w:sz w:val="24"/>
          <w:szCs w:val="24"/>
        </w:rPr>
        <w:t>»</w:t>
      </w:r>
      <w:proofErr w:type="gramStart"/>
      <w:r>
        <w:rPr>
          <w:sz w:val="24"/>
          <w:szCs w:val="24"/>
        </w:rPr>
        <w:t xml:space="preserve"> </w:t>
      </w:r>
      <w:r w:rsidR="00E64974">
        <w:rPr>
          <w:sz w:val="24"/>
          <w:szCs w:val="24"/>
        </w:rPr>
        <w:t>,</w:t>
      </w:r>
      <w:proofErr w:type="gramEnd"/>
      <w:r w:rsidR="00E64974">
        <w:rPr>
          <w:sz w:val="24"/>
          <w:szCs w:val="24"/>
        </w:rPr>
        <w:t xml:space="preserve"> которая находится ниже   формы </w:t>
      </w:r>
      <w:r>
        <w:rPr>
          <w:sz w:val="24"/>
          <w:szCs w:val="24"/>
        </w:rPr>
        <w:t xml:space="preserve"> отчет</w:t>
      </w:r>
      <w:r w:rsidR="00E64974">
        <w:rPr>
          <w:sz w:val="24"/>
          <w:szCs w:val="24"/>
        </w:rPr>
        <w:t>а</w:t>
      </w:r>
      <w:r>
        <w:rPr>
          <w:sz w:val="24"/>
          <w:szCs w:val="24"/>
        </w:rPr>
        <w:t>.</w:t>
      </w:r>
    </w:p>
    <w:p w:rsidR="001E611A" w:rsidRDefault="001E611A" w:rsidP="00FD097C">
      <w:pPr>
        <w:rPr>
          <w:sz w:val="24"/>
          <w:szCs w:val="24"/>
        </w:rPr>
      </w:pPr>
      <w:del w:id="71" w:author="Садыкова Жанар" w:date="2016-05-20T16:47:00Z">
        <w:r w:rsidDel="00763FB5">
          <w:rPr>
            <w:noProof/>
            <w:sz w:val="24"/>
            <w:szCs w:val="24"/>
          </w:rPr>
          <w:drawing>
            <wp:inline distT="0" distB="0" distL="0" distR="0" wp14:anchorId="6A169802" wp14:editId="7FD26980">
              <wp:extent cx="5676900" cy="1996645"/>
              <wp:effectExtent l="0" t="0" r="0"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1362" cy="1998214"/>
                      </a:xfrm>
                      <a:prstGeom prst="rect">
                        <a:avLst/>
                      </a:prstGeom>
                      <a:noFill/>
                      <a:ln>
                        <a:noFill/>
                      </a:ln>
                    </pic:spPr>
                  </pic:pic>
                </a:graphicData>
              </a:graphic>
            </wp:inline>
          </w:drawing>
        </w:r>
      </w:del>
    </w:p>
    <w:p w:rsidR="008272C7" w:rsidRDefault="008272C7" w:rsidP="001E611A">
      <w:pPr>
        <w:ind w:firstLine="708"/>
        <w:jc w:val="center"/>
        <w:rPr>
          <w:ins w:id="72" w:author="Садыкова Жанар" w:date="2016-05-20T16:54:00Z"/>
          <w:i/>
          <w:sz w:val="24"/>
          <w:szCs w:val="24"/>
          <w:lang w:val="kk-KZ"/>
        </w:rPr>
      </w:pPr>
      <w:ins w:id="73" w:author="Садыкова Жанар" w:date="2016-05-20T16:54:00Z">
        <w:r>
          <w:rPr>
            <w:i/>
            <w:noProof/>
            <w:sz w:val="24"/>
            <w:szCs w:val="24"/>
          </w:rPr>
          <w:lastRenderedPageBreak/>
          <w:drawing>
            <wp:inline distT="0" distB="0" distL="0" distR="0">
              <wp:extent cx="2458085" cy="1995170"/>
              <wp:effectExtent l="0" t="0" r="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58085" cy="1995170"/>
                      </a:xfrm>
                      <a:prstGeom prst="rect">
                        <a:avLst/>
                      </a:prstGeom>
                      <a:noFill/>
                      <a:ln>
                        <a:noFill/>
                      </a:ln>
                    </pic:spPr>
                  </pic:pic>
                </a:graphicData>
              </a:graphic>
            </wp:inline>
          </w:drawing>
        </w:r>
      </w:ins>
    </w:p>
    <w:p w:rsidR="001E611A" w:rsidRDefault="005D52A6" w:rsidP="001E611A">
      <w:pPr>
        <w:ind w:firstLine="708"/>
        <w:jc w:val="center"/>
        <w:rPr>
          <w:ins w:id="74" w:author="Садыкова Жанар" w:date="2016-05-20T16:54:00Z"/>
          <w:i/>
          <w:sz w:val="24"/>
          <w:szCs w:val="24"/>
          <w:lang w:val="kk-KZ"/>
        </w:rPr>
      </w:pPr>
      <w:r>
        <w:rPr>
          <w:i/>
          <w:sz w:val="24"/>
          <w:szCs w:val="24"/>
          <w:lang w:val="kk-KZ"/>
        </w:rPr>
        <w:t>Рис</w:t>
      </w:r>
      <w:r w:rsidR="001E611A" w:rsidRPr="00A262F3">
        <w:rPr>
          <w:i/>
          <w:sz w:val="24"/>
          <w:szCs w:val="24"/>
          <w:lang w:val="kk-KZ"/>
        </w:rPr>
        <w:t>.</w:t>
      </w:r>
      <w:r>
        <w:rPr>
          <w:i/>
          <w:sz w:val="24"/>
          <w:szCs w:val="24"/>
          <w:lang w:val="kk-KZ"/>
        </w:rPr>
        <w:t>2</w:t>
      </w:r>
      <w:ins w:id="75" w:author="Садыкова Жанар" w:date="2016-05-20T15:41:00Z">
        <w:r w:rsidR="00F85277">
          <w:rPr>
            <w:i/>
            <w:sz w:val="24"/>
            <w:szCs w:val="24"/>
            <w:lang w:val="kk-KZ"/>
          </w:rPr>
          <w:t>6</w:t>
        </w:r>
      </w:ins>
      <w:del w:id="76" w:author="Садыкова Жанар" w:date="2016-05-20T15:36:00Z">
        <w:r w:rsidDel="00F85277">
          <w:rPr>
            <w:i/>
            <w:sz w:val="24"/>
            <w:szCs w:val="24"/>
            <w:lang w:val="kk-KZ"/>
          </w:rPr>
          <w:delText>1</w:delText>
        </w:r>
      </w:del>
    </w:p>
    <w:p w:rsidR="008272C7" w:rsidRDefault="008272C7" w:rsidP="008272C7">
      <w:pPr>
        <w:ind w:firstLine="708"/>
        <w:rPr>
          <w:ins w:id="77" w:author="Садыкова Жанар" w:date="2016-05-20T16:55:00Z"/>
          <w:sz w:val="24"/>
          <w:szCs w:val="24"/>
          <w:lang w:val="kk-KZ"/>
        </w:rPr>
        <w:pPrChange w:id="78" w:author="Садыкова Жанар" w:date="2016-05-20T16:55:00Z">
          <w:pPr>
            <w:ind w:firstLine="708"/>
            <w:jc w:val="center"/>
          </w:pPr>
        </w:pPrChange>
      </w:pPr>
      <w:ins w:id="79" w:author="Садыкова Жанар" w:date="2016-05-20T16:54:00Z">
        <w:r w:rsidRPr="008272C7">
          <w:rPr>
            <w:sz w:val="24"/>
            <w:szCs w:val="24"/>
            <w:lang w:val="kk-KZ"/>
            <w:rPrChange w:id="80" w:author="Садыкова Жанар" w:date="2016-05-20T16:54:00Z">
              <w:rPr>
                <w:i/>
                <w:sz w:val="24"/>
                <w:szCs w:val="24"/>
                <w:lang w:val="kk-KZ"/>
              </w:rPr>
            </w:rPrChange>
          </w:rPr>
          <w:t xml:space="preserve">При отправке на </w:t>
        </w:r>
        <w:r>
          <w:rPr>
            <w:sz w:val="24"/>
            <w:szCs w:val="24"/>
            <w:lang w:val="kk-KZ"/>
          </w:rPr>
          <w:t>доработку отчета в обязательном порядке необходимо прикрепить официальное письмо ГП.</w:t>
        </w:r>
      </w:ins>
      <w:ins w:id="81" w:author="Садыкова Жанар" w:date="2016-05-20T16:55:00Z">
        <w:r>
          <w:rPr>
            <w:sz w:val="24"/>
            <w:szCs w:val="24"/>
            <w:lang w:val="kk-KZ"/>
          </w:rPr>
          <w:t xml:space="preserve"> Поэтому при нажатии на кнопку «отправить на доработку» выходить системное сообщение :</w:t>
        </w:r>
      </w:ins>
    </w:p>
    <w:p w:rsidR="008272C7" w:rsidRDefault="008272C7" w:rsidP="008272C7">
      <w:pPr>
        <w:rPr>
          <w:ins w:id="82" w:author="Садыкова Жанар" w:date="2016-05-20T16:56:00Z"/>
          <w:sz w:val="24"/>
          <w:szCs w:val="24"/>
          <w:lang w:val="kk-KZ"/>
        </w:rPr>
        <w:pPrChange w:id="83" w:author="Садыкова Жанар" w:date="2016-05-20T16:55:00Z">
          <w:pPr>
            <w:ind w:firstLine="708"/>
            <w:jc w:val="center"/>
          </w:pPr>
        </w:pPrChange>
      </w:pPr>
      <w:ins w:id="84" w:author="Садыкова Жанар" w:date="2016-05-20T16:56:00Z">
        <w:r>
          <w:rPr>
            <w:noProof/>
            <w:sz w:val="24"/>
            <w:szCs w:val="24"/>
          </w:rPr>
          <w:drawing>
            <wp:inline distT="0" distB="0" distL="0" distR="0">
              <wp:extent cx="6092190" cy="1555750"/>
              <wp:effectExtent l="0" t="0" r="381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2190" cy="1555750"/>
                      </a:xfrm>
                      <a:prstGeom prst="rect">
                        <a:avLst/>
                      </a:prstGeom>
                      <a:noFill/>
                      <a:ln>
                        <a:noFill/>
                      </a:ln>
                    </pic:spPr>
                  </pic:pic>
                </a:graphicData>
              </a:graphic>
            </wp:inline>
          </w:drawing>
        </w:r>
      </w:ins>
    </w:p>
    <w:p w:rsidR="008272C7" w:rsidRDefault="008272C7" w:rsidP="008272C7">
      <w:pPr>
        <w:ind w:firstLine="708"/>
        <w:jc w:val="center"/>
        <w:rPr>
          <w:ins w:id="85" w:author="Садыкова Жанар" w:date="2016-05-20T16:56:00Z"/>
          <w:i/>
          <w:sz w:val="24"/>
          <w:szCs w:val="24"/>
          <w:lang w:val="kk-KZ"/>
        </w:rPr>
      </w:pPr>
      <w:ins w:id="86" w:author="Садыкова Жанар" w:date="2016-05-20T16:56:00Z">
        <w:r>
          <w:rPr>
            <w:i/>
            <w:sz w:val="24"/>
            <w:szCs w:val="24"/>
            <w:lang w:val="kk-KZ"/>
          </w:rPr>
          <w:t>Рис</w:t>
        </w:r>
        <w:r w:rsidRPr="00A262F3">
          <w:rPr>
            <w:i/>
            <w:sz w:val="24"/>
            <w:szCs w:val="24"/>
            <w:lang w:val="kk-KZ"/>
          </w:rPr>
          <w:t>.</w:t>
        </w:r>
        <w:r>
          <w:rPr>
            <w:i/>
            <w:sz w:val="24"/>
            <w:szCs w:val="24"/>
            <w:lang w:val="kk-KZ"/>
          </w:rPr>
          <w:t>2</w:t>
        </w:r>
        <w:r>
          <w:rPr>
            <w:i/>
            <w:sz w:val="24"/>
            <w:szCs w:val="24"/>
            <w:lang w:val="kk-KZ"/>
          </w:rPr>
          <w:t>7</w:t>
        </w:r>
      </w:ins>
    </w:p>
    <w:p w:rsidR="008272C7" w:rsidRDefault="008272C7" w:rsidP="008272C7">
      <w:pPr>
        <w:ind w:firstLine="708"/>
        <w:rPr>
          <w:ins w:id="87" w:author="Садыкова Жанар" w:date="2016-05-20T16:57:00Z"/>
          <w:sz w:val="24"/>
          <w:szCs w:val="24"/>
          <w:lang w:val="kk-KZ"/>
        </w:rPr>
      </w:pPr>
      <w:ins w:id="88" w:author="Садыкова Жанар" w:date="2016-05-20T16:56:00Z">
        <w:r>
          <w:rPr>
            <w:sz w:val="24"/>
            <w:szCs w:val="24"/>
            <w:lang w:val="kk-KZ"/>
          </w:rPr>
          <w:t xml:space="preserve">При нажатии «НЕТ» вы не сможете отправить отчет на доработку. </w:t>
        </w:r>
      </w:ins>
      <w:ins w:id="89" w:author="Садыкова Жанар" w:date="2016-05-20T16:57:00Z">
        <w:r>
          <w:rPr>
            <w:sz w:val="24"/>
            <w:szCs w:val="24"/>
            <w:lang w:val="kk-KZ"/>
          </w:rPr>
          <w:t>Если нажать на «ДА» Вас автомаом перекинет не окно отправки официальных писем:</w:t>
        </w:r>
      </w:ins>
    </w:p>
    <w:p w:rsidR="008272C7" w:rsidRDefault="008272C7" w:rsidP="008272C7">
      <w:pPr>
        <w:jc w:val="center"/>
        <w:rPr>
          <w:ins w:id="90" w:author="Садыкова Жанар" w:date="2016-05-20T16:58:00Z"/>
          <w:sz w:val="24"/>
          <w:szCs w:val="24"/>
          <w:lang w:val="kk-KZ"/>
        </w:rPr>
      </w:pPr>
      <w:ins w:id="91" w:author="Садыкова Жанар" w:date="2016-05-20T16:57:00Z">
        <w:r>
          <w:rPr>
            <w:noProof/>
            <w:sz w:val="24"/>
            <w:szCs w:val="24"/>
          </w:rPr>
          <w:drawing>
            <wp:inline distT="0" distB="0" distL="0" distR="0" wp14:anchorId="542BE456" wp14:editId="32E3A46A">
              <wp:extent cx="5682492" cy="4049486"/>
              <wp:effectExtent l="0" t="0" r="0" b="825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7903" cy="4053342"/>
                      </a:xfrm>
                      <a:prstGeom prst="rect">
                        <a:avLst/>
                      </a:prstGeom>
                      <a:noFill/>
                      <a:ln>
                        <a:noFill/>
                      </a:ln>
                    </pic:spPr>
                  </pic:pic>
                </a:graphicData>
              </a:graphic>
            </wp:inline>
          </w:drawing>
        </w:r>
      </w:ins>
    </w:p>
    <w:p w:rsidR="008272C7" w:rsidRDefault="008272C7" w:rsidP="008272C7">
      <w:pPr>
        <w:ind w:firstLine="708"/>
        <w:jc w:val="center"/>
        <w:rPr>
          <w:ins w:id="92" w:author="Садыкова Жанар" w:date="2016-05-20T16:58:00Z"/>
          <w:i/>
          <w:sz w:val="24"/>
          <w:szCs w:val="24"/>
          <w:lang w:val="kk-KZ"/>
        </w:rPr>
      </w:pPr>
      <w:ins w:id="93" w:author="Садыкова Жанар" w:date="2016-05-20T16:58:00Z">
        <w:r>
          <w:rPr>
            <w:i/>
            <w:sz w:val="24"/>
            <w:szCs w:val="24"/>
            <w:lang w:val="kk-KZ"/>
          </w:rPr>
          <w:t>Рис</w:t>
        </w:r>
        <w:r w:rsidRPr="00A262F3">
          <w:rPr>
            <w:i/>
            <w:sz w:val="24"/>
            <w:szCs w:val="24"/>
            <w:lang w:val="kk-KZ"/>
          </w:rPr>
          <w:t>.</w:t>
        </w:r>
        <w:r>
          <w:rPr>
            <w:i/>
            <w:sz w:val="24"/>
            <w:szCs w:val="24"/>
            <w:lang w:val="kk-KZ"/>
          </w:rPr>
          <w:t>27</w:t>
        </w:r>
      </w:ins>
    </w:p>
    <w:p w:rsidR="008272C7" w:rsidRPr="008272C7" w:rsidRDefault="008272C7" w:rsidP="008272C7">
      <w:pPr>
        <w:jc w:val="center"/>
        <w:rPr>
          <w:sz w:val="24"/>
          <w:szCs w:val="24"/>
          <w:lang w:val="kk-KZ"/>
        </w:rPr>
      </w:pPr>
    </w:p>
    <w:p w:rsidR="001E611A" w:rsidRDefault="001E611A" w:rsidP="00FD097C">
      <w:pPr>
        <w:rPr>
          <w:noProof/>
          <w:sz w:val="24"/>
          <w:szCs w:val="24"/>
        </w:rPr>
      </w:pPr>
      <w:r>
        <w:rPr>
          <w:sz w:val="24"/>
          <w:szCs w:val="24"/>
        </w:rPr>
        <w:lastRenderedPageBreak/>
        <w:t>На закладке «Выездной мониторинг» отображается акт по выездному мониторингу.</w:t>
      </w:r>
      <w:r w:rsidR="000D307C">
        <w:rPr>
          <w:sz w:val="24"/>
          <w:szCs w:val="24"/>
        </w:rPr>
        <w:t xml:space="preserve">  </w:t>
      </w:r>
    </w:p>
    <w:p w:rsidR="00BD7E7C" w:rsidRDefault="00BD7E7C" w:rsidP="00BD7E7C">
      <w:pPr>
        <w:jc w:val="center"/>
        <w:rPr>
          <w:sz w:val="24"/>
          <w:szCs w:val="24"/>
        </w:rPr>
      </w:pPr>
      <w:r>
        <w:rPr>
          <w:noProof/>
          <w:sz w:val="24"/>
          <w:szCs w:val="24"/>
        </w:rPr>
        <w:drawing>
          <wp:inline distT="0" distB="0" distL="0" distR="0">
            <wp:extent cx="4614545" cy="116967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14545" cy="1169670"/>
                    </a:xfrm>
                    <a:prstGeom prst="rect">
                      <a:avLst/>
                    </a:prstGeom>
                    <a:noFill/>
                    <a:ln>
                      <a:noFill/>
                    </a:ln>
                  </pic:spPr>
                </pic:pic>
              </a:graphicData>
            </a:graphic>
          </wp:inline>
        </w:drawing>
      </w:r>
    </w:p>
    <w:p w:rsidR="00CF6D5C" w:rsidRDefault="005D52A6" w:rsidP="00CF6D5C">
      <w:pPr>
        <w:ind w:firstLine="708"/>
        <w:jc w:val="center"/>
        <w:rPr>
          <w:i/>
          <w:sz w:val="24"/>
          <w:szCs w:val="24"/>
          <w:lang w:val="kk-KZ"/>
        </w:rPr>
      </w:pPr>
      <w:r>
        <w:rPr>
          <w:i/>
          <w:sz w:val="24"/>
          <w:szCs w:val="24"/>
          <w:lang w:val="kk-KZ"/>
        </w:rPr>
        <w:t>Рис</w:t>
      </w:r>
      <w:r w:rsidR="00CF6D5C" w:rsidRPr="00A262F3">
        <w:rPr>
          <w:i/>
          <w:sz w:val="24"/>
          <w:szCs w:val="24"/>
          <w:lang w:val="kk-KZ"/>
        </w:rPr>
        <w:t>.</w:t>
      </w:r>
      <w:r>
        <w:rPr>
          <w:i/>
          <w:sz w:val="24"/>
          <w:szCs w:val="24"/>
          <w:lang w:val="kk-KZ"/>
        </w:rPr>
        <w:t>2</w:t>
      </w:r>
      <w:del w:id="94" w:author="Садыкова Жанар" w:date="2016-05-20T15:41:00Z">
        <w:r w:rsidDel="00F85277">
          <w:rPr>
            <w:i/>
            <w:sz w:val="24"/>
            <w:szCs w:val="24"/>
            <w:lang w:val="kk-KZ"/>
          </w:rPr>
          <w:delText>2</w:delText>
        </w:r>
      </w:del>
      <w:ins w:id="95" w:author="Садыкова Жанар" w:date="2016-05-20T17:02:00Z">
        <w:r w:rsidR="008272C7">
          <w:rPr>
            <w:i/>
            <w:sz w:val="24"/>
            <w:szCs w:val="24"/>
            <w:lang w:val="kk-KZ"/>
          </w:rPr>
          <w:t>8</w:t>
        </w:r>
      </w:ins>
    </w:p>
    <w:p w:rsidR="008955E6" w:rsidRDefault="00CF6D5C" w:rsidP="00FD097C">
      <w:pPr>
        <w:rPr>
          <w:sz w:val="24"/>
          <w:szCs w:val="24"/>
        </w:rPr>
      </w:pPr>
      <w:r>
        <w:rPr>
          <w:sz w:val="24"/>
          <w:szCs w:val="24"/>
        </w:rPr>
        <w:t xml:space="preserve">«Заключение </w:t>
      </w:r>
      <w:proofErr w:type="gramStart"/>
      <w:r>
        <w:rPr>
          <w:sz w:val="24"/>
          <w:szCs w:val="24"/>
        </w:rPr>
        <w:t>КМ</w:t>
      </w:r>
      <w:proofErr w:type="gramEnd"/>
      <w:r>
        <w:rPr>
          <w:sz w:val="24"/>
          <w:szCs w:val="24"/>
        </w:rPr>
        <w:t xml:space="preserve">» содержит форму заключения по камеральному мониторингу. </w:t>
      </w:r>
      <w:r w:rsidR="000D307C">
        <w:rPr>
          <w:sz w:val="24"/>
          <w:szCs w:val="24"/>
        </w:rPr>
        <w:t xml:space="preserve">Промежуточные и </w:t>
      </w:r>
      <w:proofErr w:type="gramStart"/>
      <w:r w:rsidR="000D307C">
        <w:rPr>
          <w:sz w:val="24"/>
          <w:szCs w:val="24"/>
        </w:rPr>
        <w:t>итоговый</w:t>
      </w:r>
      <w:proofErr w:type="gramEnd"/>
      <w:r w:rsidR="000D307C">
        <w:rPr>
          <w:sz w:val="24"/>
          <w:szCs w:val="24"/>
        </w:rPr>
        <w:t xml:space="preserve"> Заключения  формируются автоматически  из соответствующих  отчетов, принятых от  </w:t>
      </w:r>
      <w:proofErr w:type="spellStart"/>
      <w:r w:rsidR="000D307C">
        <w:rPr>
          <w:sz w:val="24"/>
          <w:szCs w:val="24"/>
        </w:rPr>
        <w:t>Грантополучателя</w:t>
      </w:r>
      <w:proofErr w:type="spellEnd"/>
      <w:r w:rsidR="000D307C">
        <w:rPr>
          <w:sz w:val="24"/>
          <w:szCs w:val="24"/>
        </w:rPr>
        <w:t xml:space="preserve">. </w:t>
      </w:r>
    </w:p>
    <w:p w:rsidR="008B7D4E" w:rsidRDefault="008B7D4E" w:rsidP="00FD097C">
      <w:pPr>
        <w:rPr>
          <w:sz w:val="24"/>
          <w:szCs w:val="24"/>
        </w:rPr>
      </w:pPr>
      <w:r>
        <w:rPr>
          <w:sz w:val="24"/>
          <w:szCs w:val="24"/>
        </w:rPr>
        <w:t>Заключение состоит из нескольких частей</w:t>
      </w:r>
      <w:r w:rsidR="00F77D82">
        <w:rPr>
          <w:sz w:val="24"/>
          <w:szCs w:val="24"/>
        </w:rPr>
        <w:t>:</w:t>
      </w:r>
    </w:p>
    <w:p w:rsidR="008F190F" w:rsidRPr="008F190F" w:rsidRDefault="008F190F" w:rsidP="008F190F">
      <w:pPr>
        <w:pStyle w:val="a7"/>
        <w:numPr>
          <w:ilvl w:val="0"/>
          <w:numId w:val="12"/>
        </w:numPr>
        <w:rPr>
          <w:rFonts w:ascii="Times New Roman" w:hAnsi="Times New Roman"/>
          <w:sz w:val="24"/>
          <w:szCs w:val="24"/>
        </w:rPr>
      </w:pPr>
      <w:r w:rsidRPr="008F190F">
        <w:rPr>
          <w:rFonts w:ascii="Times New Roman" w:hAnsi="Times New Roman"/>
          <w:sz w:val="24"/>
          <w:szCs w:val="24"/>
        </w:rPr>
        <w:t>описание проекта</w:t>
      </w:r>
      <w:r>
        <w:rPr>
          <w:rFonts w:ascii="Times New Roman" w:hAnsi="Times New Roman"/>
          <w:sz w:val="24"/>
          <w:szCs w:val="24"/>
        </w:rPr>
        <w:t xml:space="preserve"> (Рис 23)</w:t>
      </w:r>
    </w:p>
    <w:p w:rsidR="008F190F" w:rsidRPr="008F190F" w:rsidRDefault="008F190F" w:rsidP="008F190F">
      <w:pPr>
        <w:pStyle w:val="a7"/>
        <w:numPr>
          <w:ilvl w:val="0"/>
          <w:numId w:val="12"/>
        </w:numPr>
        <w:rPr>
          <w:rFonts w:ascii="Times New Roman" w:hAnsi="Times New Roman"/>
          <w:sz w:val="24"/>
          <w:szCs w:val="24"/>
        </w:rPr>
      </w:pPr>
      <w:r>
        <w:rPr>
          <w:rFonts w:ascii="Times New Roman" w:hAnsi="Times New Roman"/>
          <w:sz w:val="24"/>
          <w:szCs w:val="24"/>
        </w:rPr>
        <w:t xml:space="preserve">информация по </w:t>
      </w:r>
      <w:r w:rsidRPr="008F190F">
        <w:rPr>
          <w:rFonts w:ascii="Times New Roman" w:hAnsi="Times New Roman"/>
          <w:sz w:val="24"/>
          <w:szCs w:val="24"/>
        </w:rPr>
        <w:t>сумм</w:t>
      </w:r>
      <w:r>
        <w:rPr>
          <w:rFonts w:ascii="Times New Roman" w:hAnsi="Times New Roman"/>
          <w:sz w:val="24"/>
          <w:szCs w:val="24"/>
        </w:rPr>
        <w:t>ам</w:t>
      </w:r>
      <w:r w:rsidRPr="008F190F">
        <w:rPr>
          <w:rFonts w:ascii="Times New Roman" w:hAnsi="Times New Roman"/>
          <w:sz w:val="24"/>
          <w:szCs w:val="24"/>
        </w:rPr>
        <w:t xml:space="preserve"> этапа</w:t>
      </w:r>
    </w:p>
    <w:p w:rsidR="008F190F" w:rsidRPr="008F190F" w:rsidRDefault="008F190F" w:rsidP="008F190F">
      <w:pPr>
        <w:pStyle w:val="a7"/>
        <w:numPr>
          <w:ilvl w:val="0"/>
          <w:numId w:val="12"/>
        </w:numPr>
        <w:rPr>
          <w:rFonts w:ascii="Times New Roman" w:hAnsi="Times New Roman"/>
          <w:sz w:val="24"/>
          <w:szCs w:val="24"/>
        </w:rPr>
      </w:pPr>
      <w:r w:rsidRPr="008F190F">
        <w:rPr>
          <w:rFonts w:ascii="Times New Roman" w:hAnsi="Times New Roman"/>
          <w:sz w:val="24"/>
          <w:szCs w:val="24"/>
        </w:rPr>
        <w:t>мониторинг освоенных средств</w:t>
      </w:r>
      <w:r w:rsidRPr="008F190F">
        <w:rPr>
          <w:sz w:val="24"/>
          <w:szCs w:val="24"/>
        </w:rPr>
        <w:t> </w:t>
      </w:r>
    </w:p>
    <w:p w:rsidR="008F190F" w:rsidRPr="008F190F" w:rsidRDefault="008F190F" w:rsidP="008F190F">
      <w:pPr>
        <w:pStyle w:val="a7"/>
        <w:numPr>
          <w:ilvl w:val="0"/>
          <w:numId w:val="12"/>
        </w:numPr>
        <w:rPr>
          <w:rFonts w:ascii="Times New Roman" w:hAnsi="Times New Roman"/>
          <w:sz w:val="24"/>
          <w:szCs w:val="24"/>
        </w:rPr>
      </w:pPr>
      <w:r w:rsidRPr="008F190F">
        <w:rPr>
          <w:rFonts w:ascii="Times New Roman" w:hAnsi="Times New Roman"/>
          <w:sz w:val="24"/>
          <w:szCs w:val="24"/>
        </w:rPr>
        <w:t>вывод</w:t>
      </w:r>
    </w:p>
    <w:p w:rsidR="008F190F" w:rsidRDefault="008F190F" w:rsidP="00FD097C">
      <w:pPr>
        <w:rPr>
          <w:sz w:val="24"/>
          <w:szCs w:val="24"/>
        </w:rPr>
      </w:pPr>
    </w:p>
    <w:p w:rsidR="008F190F" w:rsidRDefault="008F190F" w:rsidP="008F190F">
      <w:pPr>
        <w:jc w:val="center"/>
        <w:rPr>
          <w:sz w:val="24"/>
          <w:szCs w:val="24"/>
        </w:rPr>
      </w:pPr>
      <w:r>
        <w:rPr>
          <w:noProof/>
          <w:sz w:val="24"/>
          <w:szCs w:val="24"/>
        </w:rPr>
        <w:drawing>
          <wp:inline distT="0" distB="0" distL="0" distR="0">
            <wp:extent cx="5606660" cy="339178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4118" cy="3396298"/>
                    </a:xfrm>
                    <a:prstGeom prst="rect">
                      <a:avLst/>
                    </a:prstGeom>
                    <a:noFill/>
                    <a:ln>
                      <a:noFill/>
                    </a:ln>
                  </pic:spPr>
                </pic:pic>
              </a:graphicData>
            </a:graphic>
          </wp:inline>
        </w:drawing>
      </w:r>
    </w:p>
    <w:p w:rsidR="008F190F" w:rsidRDefault="008F190F" w:rsidP="008F190F">
      <w:pPr>
        <w:ind w:firstLine="708"/>
        <w:jc w:val="center"/>
        <w:rPr>
          <w:i/>
          <w:sz w:val="24"/>
          <w:szCs w:val="24"/>
          <w:lang w:val="kk-KZ"/>
        </w:rPr>
      </w:pPr>
      <w:r>
        <w:rPr>
          <w:i/>
          <w:sz w:val="24"/>
          <w:szCs w:val="24"/>
          <w:lang w:val="kk-KZ"/>
        </w:rPr>
        <w:t>Рис</w:t>
      </w:r>
      <w:r w:rsidRPr="00A262F3">
        <w:rPr>
          <w:i/>
          <w:sz w:val="24"/>
          <w:szCs w:val="24"/>
          <w:lang w:val="kk-KZ"/>
        </w:rPr>
        <w:t>.</w:t>
      </w:r>
      <w:r>
        <w:rPr>
          <w:i/>
          <w:sz w:val="24"/>
          <w:szCs w:val="24"/>
          <w:lang w:val="kk-KZ"/>
        </w:rPr>
        <w:t>2</w:t>
      </w:r>
      <w:del w:id="96" w:author="Садыкова Жанар" w:date="2016-05-20T15:41:00Z">
        <w:r w:rsidDel="00F85277">
          <w:rPr>
            <w:i/>
            <w:sz w:val="24"/>
            <w:szCs w:val="24"/>
            <w:lang w:val="kk-KZ"/>
          </w:rPr>
          <w:delText>3</w:delText>
        </w:r>
      </w:del>
      <w:ins w:id="97" w:author="Садыкова Жанар" w:date="2016-05-20T17:02:00Z">
        <w:r w:rsidR="008272C7">
          <w:rPr>
            <w:i/>
            <w:sz w:val="24"/>
            <w:szCs w:val="24"/>
            <w:lang w:val="kk-KZ"/>
          </w:rPr>
          <w:t>9</w:t>
        </w:r>
      </w:ins>
    </w:p>
    <w:p w:rsidR="00F77D82" w:rsidRDefault="008F190F" w:rsidP="008F190F">
      <w:pPr>
        <w:ind w:firstLine="708"/>
        <w:rPr>
          <w:sz w:val="24"/>
          <w:szCs w:val="24"/>
        </w:rPr>
      </w:pPr>
      <w:r>
        <w:rPr>
          <w:sz w:val="24"/>
          <w:szCs w:val="24"/>
        </w:rPr>
        <w:t>В частях описание проекта и информация по суммам этапа все данные подтягиваются автоматом по имеющимся данным в проекте.</w:t>
      </w:r>
    </w:p>
    <w:p w:rsidR="008F190F" w:rsidRDefault="008F190F" w:rsidP="00FD097C">
      <w:pPr>
        <w:rPr>
          <w:sz w:val="24"/>
          <w:szCs w:val="24"/>
        </w:rPr>
      </w:pPr>
      <w:r>
        <w:rPr>
          <w:sz w:val="24"/>
          <w:szCs w:val="24"/>
        </w:rPr>
        <w:tab/>
        <w:t>В таблице «мониторинг освоенных средств» эксперты в обязательном порядке должны заполнить столбцы «Сумма подтвержденная документами» и «</w:t>
      </w:r>
      <w:proofErr w:type="gramStart"/>
      <w:r>
        <w:rPr>
          <w:sz w:val="24"/>
          <w:szCs w:val="24"/>
        </w:rPr>
        <w:t>Сумма</w:t>
      </w:r>
      <w:proofErr w:type="gramEnd"/>
      <w:r>
        <w:rPr>
          <w:sz w:val="24"/>
          <w:szCs w:val="24"/>
        </w:rPr>
        <w:t xml:space="preserve"> принимая КМ НАТР», при этом доступен для редактирования столбец «Примечание».</w:t>
      </w:r>
    </w:p>
    <w:p w:rsidR="008F190F" w:rsidRDefault="008F190F" w:rsidP="008F190F">
      <w:pPr>
        <w:ind w:firstLine="708"/>
        <w:rPr>
          <w:sz w:val="24"/>
          <w:szCs w:val="24"/>
        </w:rPr>
      </w:pPr>
      <w:r>
        <w:rPr>
          <w:sz w:val="24"/>
          <w:szCs w:val="24"/>
        </w:rPr>
        <w:t xml:space="preserve">Для перехода в режим редактирования необходимо нажать кнопку «редактировать» </w:t>
      </w:r>
      <w:r w:rsidRPr="008F190F">
        <w:rPr>
          <w:i/>
          <w:sz w:val="24"/>
          <w:szCs w:val="24"/>
        </w:rPr>
        <w:t>Рис.24.</w:t>
      </w:r>
      <w:r>
        <w:rPr>
          <w:sz w:val="24"/>
          <w:szCs w:val="24"/>
        </w:rPr>
        <w:t xml:space="preserve"> </w:t>
      </w:r>
    </w:p>
    <w:p w:rsidR="008F190F" w:rsidRDefault="008F190F" w:rsidP="008F190F">
      <w:pPr>
        <w:ind w:firstLine="708"/>
        <w:jc w:val="center"/>
        <w:rPr>
          <w:sz w:val="24"/>
          <w:szCs w:val="24"/>
        </w:rPr>
      </w:pPr>
      <w:r>
        <w:rPr>
          <w:noProof/>
          <w:sz w:val="24"/>
          <w:szCs w:val="24"/>
        </w:rPr>
        <w:lastRenderedPageBreak/>
        <w:drawing>
          <wp:inline distT="0" distB="0" distL="0" distR="0">
            <wp:extent cx="5805376" cy="4121603"/>
            <wp:effectExtent l="0" t="0" r="508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05658" cy="4121803"/>
                    </a:xfrm>
                    <a:prstGeom prst="rect">
                      <a:avLst/>
                    </a:prstGeom>
                    <a:noFill/>
                    <a:ln>
                      <a:noFill/>
                    </a:ln>
                  </pic:spPr>
                </pic:pic>
              </a:graphicData>
            </a:graphic>
          </wp:inline>
        </w:drawing>
      </w:r>
    </w:p>
    <w:p w:rsidR="008F190F" w:rsidRDefault="008F190F" w:rsidP="008F190F">
      <w:pPr>
        <w:ind w:firstLine="708"/>
        <w:jc w:val="center"/>
        <w:rPr>
          <w:i/>
          <w:sz w:val="24"/>
          <w:szCs w:val="24"/>
          <w:lang w:val="kk-KZ"/>
        </w:rPr>
      </w:pPr>
      <w:r>
        <w:rPr>
          <w:i/>
          <w:sz w:val="24"/>
          <w:szCs w:val="24"/>
          <w:lang w:val="kk-KZ"/>
        </w:rPr>
        <w:t>Рис</w:t>
      </w:r>
      <w:r w:rsidRPr="00A262F3">
        <w:rPr>
          <w:i/>
          <w:sz w:val="24"/>
          <w:szCs w:val="24"/>
          <w:lang w:val="kk-KZ"/>
        </w:rPr>
        <w:t>.</w:t>
      </w:r>
      <w:del w:id="98" w:author="Садыкова Жанар" w:date="2016-05-20T15:41:00Z">
        <w:r w:rsidDel="00F85277">
          <w:rPr>
            <w:i/>
            <w:sz w:val="24"/>
            <w:szCs w:val="24"/>
            <w:lang w:val="kk-KZ"/>
          </w:rPr>
          <w:delText>24</w:delText>
        </w:r>
      </w:del>
      <w:ins w:id="99" w:author="Садыкова Жанар" w:date="2016-05-20T17:02:00Z">
        <w:r w:rsidR="008272C7">
          <w:rPr>
            <w:i/>
            <w:sz w:val="24"/>
            <w:szCs w:val="24"/>
            <w:lang w:val="kk-KZ"/>
          </w:rPr>
          <w:t>30</w:t>
        </w:r>
      </w:ins>
    </w:p>
    <w:p w:rsidR="008F190F" w:rsidRDefault="002D7C6A" w:rsidP="008F190F">
      <w:pPr>
        <w:ind w:firstLine="708"/>
        <w:jc w:val="center"/>
        <w:rPr>
          <w:sz w:val="24"/>
          <w:szCs w:val="24"/>
        </w:rPr>
      </w:pPr>
      <w:r>
        <w:rPr>
          <w:noProof/>
          <w:sz w:val="24"/>
          <w:szCs w:val="24"/>
        </w:rPr>
        <w:drawing>
          <wp:inline distT="0" distB="0" distL="0" distR="0">
            <wp:extent cx="5071745" cy="278574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71745" cy="2785745"/>
                    </a:xfrm>
                    <a:prstGeom prst="rect">
                      <a:avLst/>
                    </a:prstGeom>
                    <a:noFill/>
                    <a:ln>
                      <a:noFill/>
                    </a:ln>
                  </pic:spPr>
                </pic:pic>
              </a:graphicData>
            </a:graphic>
          </wp:inline>
        </w:drawing>
      </w:r>
    </w:p>
    <w:p w:rsidR="002D7C6A" w:rsidRDefault="002D7C6A" w:rsidP="002D7C6A">
      <w:pPr>
        <w:ind w:firstLine="708"/>
        <w:jc w:val="center"/>
        <w:rPr>
          <w:i/>
          <w:sz w:val="24"/>
          <w:szCs w:val="24"/>
          <w:lang w:val="kk-KZ"/>
        </w:rPr>
      </w:pPr>
      <w:r>
        <w:rPr>
          <w:i/>
          <w:sz w:val="24"/>
          <w:szCs w:val="24"/>
          <w:lang w:val="kk-KZ"/>
        </w:rPr>
        <w:t>Рис</w:t>
      </w:r>
      <w:r w:rsidRPr="00A262F3">
        <w:rPr>
          <w:i/>
          <w:sz w:val="24"/>
          <w:szCs w:val="24"/>
          <w:lang w:val="kk-KZ"/>
        </w:rPr>
        <w:t>.</w:t>
      </w:r>
      <w:ins w:id="100" w:author="Садыкова Жанар" w:date="2016-05-20T17:02:00Z">
        <w:r w:rsidR="008272C7">
          <w:rPr>
            <w:i/>
            <w:sz w:val="24"/>
            <w:szCs w:val="24"/>
            <w:lang w:val="kk-KZ"/>
          </w:rPr>
          <w:t>31</w:t>
        </w:r>
      </w:ins>
      <w:del w:id="101" w:author="Садыкова Жанар" w:date="2016-05-20T15:41:00Z">
        <w:r w:rsidDel="00F85277">
          <w:rPr>
            <w:i/>
            <w:sz w:val="24"/>
            <w:szCs w:val="24"/>
            <w:lang w:val="kk-KZ"/>
          </w:rPr>
          <w:delText>25</w:delText>
        </w:r>
      </w:del>
    </w:p>
    <w:p w:rsidR="002D7C6A" w:rsidRDefault="002D7C6A" w:rsidP="002D7C6A">
      <w:pPr>
        <w:ind w:firstLine="708"/>
        <w:rPr>
          <w:sz w:val="24"/>
          <w:szCs w:val="24"/>
        </w:rPr>
      </w:pPr>
      <w:r>
        <w:rPr>
          <w:sz w:val="24"/>
          <w:szCs w:val="24"/>
        </w:rPr>
        <w:t xml:space="preserve">В таблице «Вывод» подлежат редактированию строка по «выявленному замечанию» и по «итогам». </w:t>
      </w:r>
    </w:p>
    <w:p w:rsidR="00780FFE" w:rsidRDefault="000D307C" w:rsidP="008955E6">
      <w:pPr>
        <w:ind w:firstLine="708"/>
        <w:rPr>
          <w:sz w:val="24"/>
          <w:szCs w:val="24"/>
        </w:rPr>
      </w:pPr>
      <w:r>
        <w:rPr>
          <w:sz w:val="24"/>
          <w:szCs w:val="24"/>
        </w:rPr>
        <w:t>Эксперт проверяет достоверность автоматически сформированного промежуточного или итогового заключения</w:t>
      </w:r>
      <w:r w:rsidR="00780FFE">
        <w:rPr>
          <w:sz w:val="24"/>
          <w:szCs w:val="24"/>
        </w:rPr>
        <w:t>, при необходимости корректирует и направляет на согласование  заместителю Директора ЦАМ</w:t>
      </w:r>
      <w:proofErr w:type="gramStart"/>
      <w:r w:rsidR="00780FFE">
        <w:rPr>
          <w:sz w:val="24"/>
          <w:szCs w:val="24"/>
        </w:rPr>
        <w:t>П</w:t>
      </w:r>
      <w:r w:rsidR="002D7C6A">
        <w:rPr>
          <w:sz w:val="24"/>
          <w:szCs w:val="24"/>
        </w:rPr>
        <w:t>(</w:t>
      </w:r>
      <w:proofErr w:type="gramEnd"/>
      <w:r w:rsidR="002D7C6A">
        <w:rPr>
          <w:sz w:val="24"/>
          <w:szCs w:val="24"/>
        </w:rPr>
        <w:t>Рис 26), нажав на кнопку «отправить на согласование руководителю». После согласования заместителем директора заключение уходит</w:t>
      </w:r>
      <w:r w:rsidR="00780FFE">
        <w:rPr>
          <w:sz w:val="24"/>
          <w:szCs w:val="24"/>
        </w:rPr>
        <w:t xml:space="preserve"> Директору ЦАМП. </w:t>
      </w:r>
      <w:r>
        <w:rPr>
          <w:sz w:val="24"/>
          <w:szCs w:val="24"/>
        </w:rPr>
        <w:t xml:space="preserve"> </w:t>
      </w:r>
      <w:r w:rsidR="00780FFE">
        <w:rPr>
          <w:sz w:val="24"/>
          <w:szCs w:val="24"/>
        </w:rPr>
        <w:t>После согласования электронной версии заключения камерального мониторинга. Необходимо</w:t>
      </w:r>
      <w:r w:rsidR="00515876">
        <w:rPr>
          <w:sz w:val="24"/>
          <w:szCs w:val="24"/>
        </w:rPr>
        <w:t>,</w:t>
      </w:r>
      <w:r w:rsidR="00780FFE">
        <w:rPr>
          <w:sz w:val="24"/>
          <w:szCs w:val="24"/>
        </w:rPr>
        <w:t xml:space="preserve"> его распечатать и подписать  эксперту, Заместителю Директора ЦАМП, Директору ЦАМП и вложить отсканированный вариант заключения в</w:t>
      </w:r>
      <w:r w:rsidR="009905D8">
        <w:rPr>
          <w:sz w:val="24"/>
          <w:szCs w:val="24"/>
        </w:rPr>
        <w:t>о</w:t>
      </w:r>
      <w:r w:rsidR="00780FFE">
        <w:rPr>
          <w:sz w:val="24"/>
          <w:szCs w:val="24"/>
        </w:rPr>
        <w:t xml:space="preserve">  вкладк</w:t>
      </w:r>
      <w:r w:rsidR="009905D8">
        <w:rPr>
          <w:sz w:val="24"/>
          <w:szCs w:val="24"/>
        </w:rPr>
        <w:t>е «Заседания Правления»</w:t>
      </w:r>
      <w:r w:rsidR="00780FFE">
        <w:rPr>
          <w:sz w:val="24"/>
          <w:szCs w:val="24"/>
        </w:rPr>
        <w:t>.</w:t>
      </w:r>
    </w:p>
    <w:p w:rsidR="00CF6D5C" w:rsidRDefault="002D7C6A" w:rsidP="002D7C6A">
      <w:pPr>
        <w:jc w:val="center"/>
        <w:rPr>
          <w:sz w:val="24"/>
          <w:szCs w:val="24"/>
        </w:rPr>
      </w:pPr>
      <w:r>
        <w:rPr>
          <w:noProof/>
          <w:sz w:val="24"/>
          <w:szCs w:val="24"/>
        </w:rPr>
        <w:lastRenderedPageBreak/>
        <w:drawing>
          <wp:inline distT="0" distB="0" distL="0" distR="0">
            <wp:extent cx="5156835" cy="3136900"/>
            <wp:effectExtent l="0" t="0" r="5715" b="63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56835" cy="3136900"/>
                    </a:xfrm>
                    <a:prstGeom prst="rect">
                      <a:avLst/>
                    </a:prstGeom>
                    <a:noFill/>
                    <a:ln>
                      <a:noFill/>
                    </a:ln>
                  </pic:spPr>
                </pic:pic>
              </a:graphicData>
            </a:graphic>
          </wp:inline>
        </w:drawing>
      </w:r>
    </w:p>
    <w:p w:rsidR="002D7C6A" w:rsidRDefault="002D7C6A" w:rsidP="002D7C6A">
      <w:pPr>
        <w:ind w:firstLine="708"/>
        <w:jc w:val="center"/>
        <w:rPr>
          <w:sz w:val="24"/>
          <w:szCs w:val="24"/>
        </w:rPr>
      </w:pPr>
      <w:r>
        <w:rPr>
          <w:i/>
          <w:sz w:val="24"/>
          <w:szCs w:val="24"/>
          <w:lang w:val="kk-KZ"/>
        </w:rPr>
        <w:t>Рис</w:t>
      </w:r>
      <w:r w:rsidRPr="00A262F3">
        <w:rPr>
          <w:i/>
          <w:sz w:val="24"/>
          <w:szCs w:val="24"/>
          <w:lang w:val="kk-KZ"/>
        </w:rPr>
        <w:t>.</w:t>
      </w:r>
      <w:ins w:id="102" w:author="Садыкова Жанар" w:date="2016-05-20T15:41:00Z">
        <w:r w:rsidR="00F85277">
          <w:rPr>
            <w:i/>
            <w:sz w:val="24"/>
            <w:szCs w:val="24"/>
            <w:lang w:val="kk-KZ"/>
          </w:rPr>
          <w:t>3</w:t>
        </w:r>
      </w:ins>
      <w:ins w:id="103" w:author="Садыкова Жанар" w:date="2016-05-20T17:02:00Z">
        <w:r w:rsidR="008272C7">
          <w:rPr>
            <w:i/>
            <w:sz w:val="24"/>
            <w:szCs w:val="24"/>
            <w:lang w:val="kk-KZ"/>
          </w:rPr>
          <w:t>2</w:t>
        </w:r>
      </w:ins>
      <w:del w:id="104" w:author="Садыкова Жанар" w:date="2016-05-20T15:41:00Z">
        <w:r w:rsidDel="00F85277">
          <w:rPr>
            <w:i/>
            <w:sz w:val="24"/>
            <w:szCs w:val="24"/>
            <w:lang w:val="kk-KZ"/>
          </w:rPr>
          <w:delText>26</w:delText>
        </w:r>
      </w:del>
    </w:p>
    <w:p w:rsidR="002D7C6A" w:rsidRDefault="002D7C6A" w:rsidP="00FD097C">
      <w:pPr>
        <w:rPr>
          <w:sz w:val="24"/>
          <w:szCs w:val="24"/>
        </w:rPr>
      </w:pPr>
    </w:p>
    <w:p w:rsidR="00AB08AE" w:rsidRDefault="007943B5" w:rsidP="007943B5">
      <w:pPr>
        <w:ind w:firstLine="708"/>
        <w:rPr>
          <w:sz w:val="24"/>
          <w:szCs w:val="24"/>
          <w:lang w:val="kk-KZ"/>
        </w:rPr>
      </w:pPr>
      <w:r w:rsidRPr="007943B5">
        <w:rPr>
          <w:sz w:val="24"/>
          <w:szCs w:val="24"/>
          <w:lang w:val="kk-KZ"/>
        </w:rPr>
        <w:t xml:space="preserve">При формировании итогового заключения, во вкладке «Заседание Правление» </w:t>
      </w:r>
      <w:r w:rsidR="00AB08AE">
        <w:rPr>
          <w:sz w:val="24"/>
          <w:szCs w:val="24"/>
          <w:lang w:val="kk-KZ"/>
        </w:rPr>
        <w:t>имеется два блока для загрузки файлов:</w:t>
      </w:r>
    </w:p>
    <w:p w:rsidR="00AB08AE" w:rsidRDefault="00AB08AE" w:rsidP="007943B5">
      <w:pPr>
        <w:ind w:firstLine="708"/>
        <w:rPr>
          <w:sz w:val="24"/>
          <w:szCs w:val="24"/>
          <w:lang w:val="kk-KZ"/>
        </w:rPr>
      </w:pPr>
      <w:r w:rsidRPr="00AB08AE">
        <w:rPr>
          <w:b/>
          <w:sz w:val="24"/>
          <w:szCs w:val="24"/>
          <w:lang w:val="kk-KZ"/>
        </w:rPr>
        <w:t>Документы от Агентства:</w:t>
      </w:r>
      <w:r>
        <w:rPr>
          <w:sz w:val="24"/>
          <w:szCs w:val="24"/>
          <w:lang w:val="kk-KZ"/>
        </w:rPr>
        <w:t xml:space="preserve"> </w:t>
      </w:r>
      <w:r w:rsidR="007943B5" w:rsidRPr="007943B5">
        <w:rPr>
          <w:sz w:val="24"/>
          <w:szCs w:val="24"/>
          <w:lang w:val="kk-KZ"/>
        </w:rPr>
        <w:t>загружаются документы</w:t>
      </w:r>
      <w:r>
        <w:rPr>
          <w:sz w:val="24"/>
          <w:szCs w:val="24"/>
          <w:lang w:val="kk-KZ"/>
        </w:rPr>
        <w:t xml:space="preserve"> предназначенные для</w:t>
      </w:r>
      <w:r w:rsidR="00BD7E7C">
        <w:rPr>
          <w:sz w:val="24"/>
          <w:szCs w:val="24"/>
          <w:lang w:val="kk-KZ"/>
        </w:rPr>
        <w:t xml:space="preserve"> грантополучателей от Агенства</w:t>
      </w:r>
      <w:r>
        <w:rPr>
          <w:sz w:val="24"/>
          <w:szCs w:val="24"/>
          <w:lang w:val="kk-KZ"/>
        </w:rPr>
        <w:t>. Грантополучатель может просматривать эти файлы у себя в кабинете.</w:t>
      </w:r>
    </w:p>
    <w:p w:rsidR="007943B5" w:rsidRDefault="00AB08AE" w:rsidP="00AB08AE">
      <w:pPr>
        <w:ind w:firstLine="708"/>
        <w:rPr>
          <w:i/>
          <w:sz w:val="24"/>
          <w:szCs w:val="24"/>
          <w:lang w:val="kk-KZ"/>
        </w:rPr>
      </w:pPr>
      <w:r w:rsidRPr="00AB08AE">
        <w:rPr>
          <w:b/>
          <w:sz w:val="24"/>
          <w:szCs w:val="24"/>
          <w:lang w:val="kk-KZ"/>
        </w:rPr>
        <w:t>Документы для заседания:</w:t>
      </w:r>
      <w:r>
        <w:rPr>
          <w:sz w:val="24"/>
          <w:szCs w:val="24"/>
          <w:lang w:val="kk-KZ"/>
        </w:rPr>
        <w:t xml:space="preserve"> необходимо загрузить файлы для предстоящего заседания Правления, при этом у грантополучателей нет доступа для просмотра этих файлов.</w:t>
      </w:r>
      <w:r w:rsidR="00BD7E7C">
        <w:rPr>
          <w:i/>
          <w:noProof/>
          <w:sz w:val="24"/>
          <w:szCs w:val="24"/>
        </w:rPr>
        <w:drawing>
          <wp:inline distT="0" distB="0" distL="0" distR="0" wp14:anchorId="5FF67690" wp14:editId="0D2F6016">
            <wp:extent cx="6018028" cy="2222897"/>
            <wp:effectExtent l="0" t="0" r="1905"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17874" cy="2222840"/>
                    </a:xfrm>
                    <a:prstGeom prst="rect">
                      <a:avLst/>
                    </a:prstGeom>
                    <a:noFill/>
                    <a:ln>
                      <a:noFill/>
                    </a:ln>
                  </pic:spPr>
                </pic:pic>
              </a:graphicData>
            </a:graphic>
          </wp:inline>
        </w:drawing>
      </w:r>
    </w:p>
    <w:p w:rsidR="007943B5" w:rsidRDefault="007943B5" w:rsidP="007943B5">
      <w:pPr>
        <w:ind w:firstLine="708"/>
        <w:jc w:val="center"/>
        <w:rPr>
          <w:i/>
          <w:sz w:val="24"/>
          <w:szCs w:val="24"/>
          <w:lang w:val="kk-KZ"/>
        </w:rPr>
      </w:pPr>
      <w:r>
        <w:rPr>
          <w:i/>
          <w:sz w:val="24"/>
          <w:szCs w:val="24"/>
          <w:lang w:val="kk-KZ"/>
        </w:rPr>
        <w:t>Рис</w:t>
      </w:r>
      <w:r w:rsidRPr="00A262F3">
        <w:rPr>
          <w:i/>
          <w:sz w:val="24"/>
          <w:szCs w:val="24"/>
          <w:lang w:val="kk-KZ"/>
        </w:rPr>
        <w:t>.</w:t>
      </w:r>
      <w:ins w:id="105" w:author="Садыкова Жанар" w:date="2016-05-20T15:41:00Z">
        <w:r w:rsidR="00714931">
          <w:rPr>
            <w:i/>
            <w:sz w:val="24"/>
            <w:szCs w:val="24"/>
            <w:lang w:val="kk-KZ"/>
          </w:rPr>
          <w:t>3</w:t>
        </w:r>
      </w:ins>
      <w:ins w:id="106" w:author="Садыкова Жанар" w:date="2016-05-20T17:04:00Z">
        <w:r w:rsidR="00714931">
          <w:rPr>
            <w:i/>
            <w:sz w:val="24"/>
            <w:szCs w:val="24"/>
            <w:lang w:val="kk-KZ"/>
          </w:rPr>
          <w:t>3</w:t>
        </w:r>
      </w:ins>
      <w:del w:id="107" w:author="Садыкова Жанар" w:date="2016-05-20T15:41:00Z">
        <w:r w:rsidR="002D7C6A" w:rsidDel="00F85277">
          <w:rPr>
            <w:i/>
            <w:sz w:val="24"/>
            <w:szCs w:val="24"/>
            <w:lang w:val="kk-KZ"/>
          </w:rPr>
          <w:delText>27</w:delText>
        </w:r>
      </w:del>
    </w:p>
    <w:p w:rsidR="00CF6D5C" w:rsidRDefault="00CF6D5C" w:rsidP="00FD097C">
      <w:pPr>
        <w:rPr>
          <w:sz w:val="24"/>
          <w:szCs w:val="24"/>
        </w:rPr>
      </w:pPr>
      <w:r>
        <w:rPr>
          <w:sz w:val="24"/>
          <w:szCs w:val="24"/>
        </w:rPr>
        <w:t>Аналогичный функционал реализован по всем остальным этапам проекта.</w:t>
      </w:r>
    </w:p>
    <w:p w:rsidR="00CF6D5C" w:rsidRDefault="00CF6D5C" w:rsidP="00CF6D5C">
      <w:pPr>
        <w:pStyle w:val="a7"/>
        <w:ind w:left="1068"/>
        <w:rPr>
          <w:sz w:val="24"/>
          <w:szCs w:val="24"/>
        </w:rPr>
      </w:pPr>
    </w:p>
    <w:p w:rsidR="00CF6D5C" w:rsidRPr="00CF6D5C" w:rsidRDefault="00CF6D5C" w:rsidP="00CF6D5C">
      <w:pPr>
        <w:pStyle w:val="a7"/>
        <w:numPr>
          <w:ilvl w:val="0"/>
          <w:numId w:val="6"/>
        </w:numPr>
        <w:rPr>
          <w:rFonts w:ascii="Times New Roman" w:hAnsi="Times New Roman"/>
          <w:b/>
          <w:sz w:val="24"/>
          <w:szCs w:val="24"/>
        </w:rPr>
      </w:pPr>
      <w:r w:rsidRPr="00CF6D5C">
        <w:rPr>
          <w:rFonts w:ascii="Times New Roman" w:hAnsi="Times New Roman"/>
          <w:b/>
          <w:sz w:val="24"/>
          <w:szCs w:val="24"/>
        </w:rPr>
        <w:t>Отчеты</w:t>
      </w:r>
    </w:p>
    <w:p w:rsidR="007155D3" w:rsidRPr="007943B5" w:rsidRDefault="00920432" w:rsidP="0053227B">
      <w:pPr>
        <w:ind w:firstLine="708"/>
        <w:rPr>
          <w:sz w:val="24"/>
          <w:szCs w:val="24"/>
        </w:rPr>
      </w:pPr>
      <w:r w:rsidRPr="00A262F3">
        <w:rPr>
          <w:sz w:val="24"/>
          <w:szCs w:val="24"/>
        </w:rPr>
        <w:t xml:space="preserve">Во </w:t>
      </w:r>
      <w:r w:rsidRPr="007943B5">
        <w:rPr>
          <w:sz w:val="24"/>
          <w:szCs w:val="24"/>
        </w:rPr>
        <w:t>вкладке</w:t>
      </w:r>
      <w:r w:rsidR="009E4685" w:rsidRPr="007943B5">
        <w:rPr>
          <w:sz w:val="24"/>
          <w:szCs w:val="24"/>
        </w:rPr>
        <w:t xml:space="preserve"> “Отчеты”</w:t>
      </w:r>
      <w:r w:rsidRPr="007943B5">
        <w:rPr>
          <w:sz w:val="24"/>
          <w:szCs w:val="24"/>
        </w:rPr>
        <w:t xml:space="preserve"> отображаются отчеты </w:t>
      </w:r>
      <w:r w:rsidR="00A262F3" w:rsidRPr="007943B5">
        <w:rPr>
          <w:sz w:val="24"/>
          <w:szCs w:val="24"/>
        </w:rPr>
        <w:t xml:space="preserve">каждого этапа </w:t>
      </w:r>
      <w:r w:rsidRPr="007943B5">
        <w:rPr>
          <w:sz w:val="24"/>
          <w:szCs w:val="24"/>
        </w:rPr>
        <w:t>по проекту</w:t>
      </w:r>
      <w:ins w:id="108" w:author="Садыкова Жанар" w:date="2016-05-20T15:42:00Z">
        <w:r w:rsidR="00F85277">
          <w:rPr>
            <w:sz w:val="24"/>
            <w:szCs w:val="24"/>
          </w:rPr>
          <w:t>.</w:t>
        </w:r>
      </w:ins>
      <w:r w:rsidR="007155D3" w:rsidRPr="007943B5">
        <w:rPr>
          <w:sz w:val="24"/>
          <w:szCs w:val="24"/>
        </w:rPr>
        <w:t xml:space="preserve"> </w:t>
      </w:r>
    </w:p>
    <w:p w:rsidR="00E30F04" w:rsidRPr="00A262F3" w:rsidRDefault="00A262F3" w:rsidP="0053227B">
      <w:pPr>
        <w:ind w:firstLine="708"/>
        <w:rPr>
          <w:sz w:val="24"/>
          <w:szCs w:val="24"/>
        </w:rPr>
      </w:pPr>
      <w:r>
        <w:rPr>
          <w:sz w:val="24"/>
          <w:szCs w:val="24"/>
        </w:rPr>
        <w:t>Для того</w:t>
      </w:r>
      <w:proofErr w:type="gramStart"/>
      <w:r>
        <w:rPr>
          <w:sz w:val="24"/>
          <w:szCs w:val="24"/>
        </w:rPr>
        <w:t>,</w:t>
      </w:r>
      <w:proofErr w:type="gramEnd"/>
      <w:r>
        <w:rPr>
          <w:sz w:val="24"/>
          <w:szCs w:val="24"/>
        </w:rPr>
        <w:t xml:space="preserve"> чтобы </w:t>
      </w:r>
      <w:r w:rsidR="00CF6D5C">
        <w:rPr>
          <w:sz w:val="24"/>
          <w:szCs w:val="24"/>
        </w:rPr>
        <w:t>посмотреть</w:t>
      </w:r>
      <w:r>
        <w:rPr>
          <w:sz w:val="24"/>
          <w:szCs w:val="24"/>
        </w:rPr>
        <w:t xml:space="preserve"> </w:t>
      </w:r>
      <w:r w:rsidR="007155D3">
        <w:rPr>
          <w:sz w:val="24"/>
          <w:szCs w:val="24"/>
        </w:rPr>
        <w:t xml:space="preserve">отчет </w:t>
      </w:r>
      <w:r>
        <w:rPr>
          <w:sz w:val="24"/>
          <w:szCs w:val="24"/>
        </w:rPr>
        <w:t>по определенному этапу</w:t>
      </w:r>
      <w:r w:rsidR="007155D3">
        <w:rPr>
          <w:sz w:val="24"/>
          <w:szCs w:val="24"/>
        </w:rPr>
        <w:t xml:space="preserve"> проекта</w:t>
      </w:r>
      <w:r>
        <w:rPr>
          <w:sz w:val="24"/>
          <w:szCs w:val="24"/>
        </w:rPr>
        <w:t>, необходимо провалиться в него, путем нажатия на название отчета.</w:t>
      </w:r>
    </w:p>
    <w:p w:rsidR="00E30F04" w:rsidRPr="00A262F3" w:rsidRDefault="00E30F04" w:rsidP="00E30F04">
      <w:pPr>
        <w:rPr>
          <w:sz w:val="24"/>
          <w:szCs w:val="24"/>
        </w:rPr>
      </w:pPr>
    </w:p>
    <w:p w:rsidR="00E30F04" w:rsidRDefault="00CF6D5C" w:rsidP="00A262F3">
      <w:pPr>
        <w:jc w:val="center"/>
        <w:rPr>
          <w:ins w:id="109" w:author="Садыкова Жанар" w:date="2016-05-20T15:43:00Z"/>
          <w:sz w:val="24"/>
          <w:szCs w:val="24"/>
        </w:rPr>
      </w:pPr>
      <w:del w:id="110" w:author="Садыкова Жанар" w:date="2016-05-20T15:43:00Z">
        <w:r w:rsidDel="00F85277">
          <w:rPr>
            <w:noProof/>
            <w:sz w:val="24"/>
            <w:szCs w:val="24"/>
            <w:rPrChange w:id="111">
              <w:rPr>
                <w:noProof/>
              </w:rPr>
            </w:rPrChange>
          </w:rPr>
          <w:lastRenderedPageBreak/>
          <w:drawing>
            <wp:inline distT="0" distB="0" distL="0" distR="0" wp14:anchorId="659C5E6E" wp14:editId="3ADF9101">
              <wp:extent cx="6391275" cy="126682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91275" cy="1266825"/>
                      </a:xfrm>
                      <a:prstGeom prst="rect">
                        <a:avLst/>
                      </a:prstGeom>
                      <a:noFill/>
                      <a:ln>
                        <a:noFill/>
                      </a:ln>
                    </pic:spPr>
                  </pic:pic>
                </a:graphicData>
              </a:graphic>
            </wp:inline>
          </w:drawing>
        </w:r>
      </w:del>
    </w:p>
    <w:p w:rsidR="00F85277" w:rsidRPr="00A262F3" w:rsidRDefault="00F85277" w:rsidP="00A262F3">
      <w:pPr>
        <w:jc w:val="center"/>
        <w:rPr>
          <w:sz w:val="24"/>
          <w:szCs w:val="24"/>
        </w:rPr>
      </w:pPr>
      <w:ins w:id="112" w:author="Садыкова Жанар" w:date="2016-05-20T15:43:00Z">
        <w:r>
          <w:rPr>
            <w:noProof/>
            <w:sz w:val="24"/>
            <w:szCs w:val="24"/>
            <w:rPrChange w:id="113">
              <w:rPr>
                <w:noProof/>
              </w:rPr>
            </w:rPrChange>
          </w:rPr>
          <w:drawing>
            <wp:inline distT="0" distB="0" distL="0" distR="0">
              <wp:extent cx="6390005" cy="276415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90005" cy="2764155"/>
                      </a:xfrm>
                      <a:prstGeom prst="rect">
                        <a:avLst/>
                      </a:prstGeom>
                      <a:noFill/>
                      <a:ln>
                        <a:noFill/>
                      </a:ln>
                    </pic:spPr>
                  </pic:pic>
                </a:graphicData>
              </a:graphic>
            </wp:inline>
          </w:drawing>
        </w:r>
      </w:ins>
    </w:p>
    <w:p w:rsidR="00E30F04" w:rsidRPr="00A262F3" w:rsidRDefault="00CF6D5C" w:rsidP="00807A64">
      <w:pPr>
        <w:jc w:val="center"/>
        <w:rPr>
          <w:i/>
          <w:sz w:val="24"/>
          <w:szCs w:val="24"/>
        </w:rPr>
      </w:pPr>
      <w:r>
        <w:rPr>
          <w:i/>
          <w:sz w:val="24"/>
          <w:szCs w:val="24"/>
        </w:rPr>
        <w:t xml:space="preserve">Рис. </w:t>
      </w:r>
      <w:ins w:id="114" w:author="Садыкова Жанар" w:date="2016-05-20T15:41:00Z">
        <w:r w:rsidR="00F85277">
          <w:rPr>
            <w:i/>
            <w:sz w:val="24"/>
            <w:szCs w:val="24"/>
          </w:rPr>
          <w:t>3</w:t>
        </w:r>
      </w:ins>
      <w:ins w:id="115" w:author="Садыкова Жанар" w:date="2016-05-20T17:04:00Z">
        <w:r w:rsidR="00714931">
          <w:rPr>
            <w:i/>
            <w:sz w:val="24"/>
            <w:szCs w:val="24"/>
          </w:rPr>
          <w:t>4</w:t>
        </w:r>
      </w:ins>
      <w:del w:id="116" w:author="Садыкова Жанар" w:date="2016-05-20T15:41:00Z">
        <w:r w:rsidR="005D52A6" w:rsidDel="00F85277">
          <w:rPr>
            <w:i/>
            <w:sz w:val="24"/>
            <w:szCs w:val="24"/>
          </w:rPr>
          <w:delText>2</w:delText>
        </w:r>
        <w:r w:rsidR="007943B5" w:rsidDel="00F85277">
          <w:rPr>
            <w:i/>
            <w:sz w:val="24"/>
            <w:szCs w:val="24"/>
          </w:rPr>
          <w:delText>6</w:delText>
        </w:r>
      </w:del>
    </w:p>
    <w:p w:rsidR="00CF6D5C" w:rsidRDefault="00CF6D5C" w:rsidP="00E30F04">
      <w:pPr>
        <w:rPr>
          <w:sz w:val="24"/>
          <w:szCs w:val="24"/>
        </w:rPr>
      </w:pPr>
    </w:p>
    <w:p w:rsidR="007155D3" w:rsidRPr="007155D3" w:rsidRDefault="007155D3" w:rsidP="007155D3">
      <w:pPr>
        <w:pStyle w:val="a7"/>
        <w:numPr>
          <w:ilvl w:val="0"/>
          <w:numId w:val="6"/>
        </w:numPr>
        <w:rPr>
          <w:rFonts w:ascii="Times New Roman" w:hAnsi="Times New Roman"/>
          <w:b/>
          <w:sz w:val="24"/>
          <w:szCs w:val="24"/>
        </w:rPr>
      </w:pPr>
      <w:r w:rsidRPr="007155D3">
        <w:rPr>
          <w:rFonts w:ascii="Times New Roman" w:hAnsi="Times New Roman"/>
          <w:b/>
          <w:sz w:val="24"/>
          <w:szCs w:val="24"/>
        </w:rPr>
        <w:t>Журнал</w:t>
      </w:r>
    </w:p>
    <w:p w:rsidR="00807A64" w:rsidRDefault="00807A64" w:rsidP="00505D5B">
      <w:pPr>
        <w:ind w:firstLine="708"/>
        <w:rPr>
          <w:sz w:val="24"/>
          <w:szCs w:val="24"/>
        </w:rPr>
      </w:pPr>
      <w:r w:rsidRPr="00A262F3">
        <w:rPr>
          <w:sz w:val="24"/>
          <w:szCs w:val="24"/>
        </w:rPr>
        <w:t>Вкладка “Журнал” отражает взаимодействие эксперта с проектом.</w:t>
      </w:r>
      <w:r w:rsidR="002E42A6" w:rsidRPr="00A262F3">
        <w:rPr>
          <w:sz w:val="24"/>
          <w:szCs w:val="24"/>
        </w:rPr>
        <w:t xml:space="preserve"> </w:t>
      </w:r>
      <w:r w:rsidR="00920432" w:rsidRPr="00A262F3">
        <w:rPr>
          <w:sz w:val="24"/>
          <w:szCs w:val="24"/>
        </w:rPr>
        <w:t xml:space="preserve">В </w:t>
      </w:r>
      <w:r w:rsidR="002E42A6" w:rsidRPr="00A262F3">
        <w:rPr>
          <w:sz w:val="24"/>
          <w:szCs w:val="24"/>
        </w:rPr>
        <w:t xml:space="preserve"> Журнал</w:t>
      </w:r>
      <w:r w:rsidR="00920432" w:rsidRPr="00A262F3">
        <w:rPr>
          <w:sz w:val="24"/>
          <w:szCs w:val="24"/>
        </w:rPr>
        <w:t>е</w:t>
      </w:r>
      <w:r w:rsidR="002E42A6" w:rsidRPr="00A262F3">
        <w:rPr>
          <w:sz w:val="24"/>
          <w:szCs w:val="24"/>
        </w:rPr>
        <w:t xml:space="preserve"> </w:t>
      </w:r>
      <w:r w:rsidR="007155D3">
        <w:rPr>
          <w:sz w:val="24"/>
          <w:szCs w:val="24"/>
        </w:rPr>
        <w:t xml:space="preserve"> содержится информация о </w:t>
      </w:r>
      <w:r w:rsidR="00920432" w:rsidRPr="00A262F3">
        <w:rPr>
          <w:sz w:val="24"/>
          <w:szCs w:val="24"/>
        </w:rPr>
        <w:t>коммуникаци</w:t>
      </w:r>
      <w:r w:rsidR="007155D3">
        <w:rPr>
          <w:sz w:val="24"/>
          <w:szCs w:val="24"/>
        </w:rPr>
        <w:t>и</w:t>
      </w:r>
      <w:r w:rsidR="00920432" w:rsidRPr="00A262F3">
        <w:rPr>
          <w:sz w:val="24"/>
          <w:szCs w:val="24"/>
        </w:rPr>
        <w:t xml:space="preserve"> с экспертом</w:t>
      </w:r>
      <w:r w:rsidR="007155D3">
        <w:rPr>
          <w:sz w:val="24"/>
          <w:szCs w:val="24"/>
        </w:rPr>
        <w:t>. Для заполнения журнала, нужно нажать на название проекта и на правой стороне заполнить таблицу.</w:t>
      </w:r>
    </w:p>
    <w:p w:rsidR="007155D3" w:rsidRPr="00A262F3" w:rsidRDefault="007155D3" w:rsidP="00505D5B">
      <w:pPr>
        <w:ind w:firstLine="708"/>
        <w:rPr>
          <w:sz w:val="24"/>
          <w:szCs w:val="24"/>
        </w:rPr>
      </w:pPr>
    </w:p>
    <w:p w:rsidR="00723B7C" w:rsidRPr="00A262F3" w:rsidRDefault="007155D3" w:rsidP="00E30F04">
      <w:pPr>
        <w:rPr>
          <w:sz w:val="24"/>
          <w:szCs w:val="24"/>
          <w:lang w:val="kk-KZ"/>
        </w:rPr>
      </w:pPr>
      <w:r>
        <w:rPr>
          <w:noProof/>
          <w:sz w:val="24"/>
          <w:szCs w:val="24"/>
        </w:rPr>
        <w:drawing>
          <wp:inline distT="0" distB="0" distL="0" distR="0" wp14:anchorId="5AB22CA8" wp14:editId="006819BA">
            <wp:extent cx="6381750" cy="156210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81750" cy="1562100"/>
                    </a:xfrm>
                    <a:prstGeom prst="rect">
                      <a:avLst/>
                    </a:prstGeom>
                    <a:noFill/>
                    <a:ln>
                      <a:noFill/>
                    </a:ln>
                  </pic:spPr>
                </pic:pic>
              </a:graphicData>
            </a:graphic>
          </wp:inline>
        </w:drawing>
      </w:r>
    </w:p>
    <w:p w:rsidR="002E42A6" w:rsidRPr="0053227B" w:rsidRDefault="005D52A6" w:rsidP="002E42A6">
      <w:pPr>
        <w:jc w:val="center"/>
        <w:rPr>
          <w:i/>
          <w:sz w:val="24"/>
          <w:szCs w:val="24"/>
          <w:lang w:val="kk-KZ"/>
        </w:rPr>
      </w:pPr>
      <w:r>
        <w:rPr>
          <w:i/>
          <w:sz w:val="24"/>
          <w:szCs w:val="24"/>
          <w:lang w:val="kk-KZ"/>
        </w:rPr>
        <w:t>Рис</w:t>
      </w:r>
      <w:r w:rsidR="002E42A6" w:rsidRPr="0053227B">
        <w:rPr>
          <w:i/>
          <w:sz w:val="24"/>
          <w:szCs w:val="24"/>
          <w:lang w:val="kk-KZ"/>
        </w:rPr>
        <w:t>.</w:t>
      </w:r>
      <w:ins w:id="117" w:author="Садыкова Жанар" w:date="2016-05-20T15:41:00Z">
        <w:r w:rsidR="00F85277">
          <w:rPr>
            <w:i/>
            <w:sz w:val="24"/>
            <w:szCs w:val="24"/>
            <w:lang w:val="kk-KZ"/>
          </w:rPr>
          <w:t>3</w:t>
        </w:r>
      </w:ins>
      <w:ins w:id="118" w:author="Садыкова Жанар" w:date="2016-05-20T17:04:00Z">
        <w:r w:rsidR="00714931">
          <w:rPr>
            <w:i/>
            <w:sz w:val="24"/>
            <w:szCs w:val="24"/>
            <w:lang w:val="kk-KZ"/>
          </w:rPr>
          <w:t>5</w:t>
        </w:r>
      </w:ins>
      <w:del w:id="119" w:author="Садыкова Жанар" w:date="2016-05-20T15:41:00Z">
        <w:r w:rsidDel="00F85277">
          <w:rPr>
            <w:i/>
            <w:sz w:val="24"/>
            <w:szCs w:val="24"/>
            <w:lang w:val="kk-KZ"/>
          </w:rPr>
          <w:delText>2</w:delText>
        </w:r>
        <w:r w:rsidR="007943B5" w:rsidDel="00F85277">
          <w:rPr>
            <w:i/>
            <w:sz w:val="24"/>
            <w:szCs w:val="24"/>
            <w:lang w:val="kk-KZ"/>
          </w:rPr>
          <w:delText>7</w:delText>
        </w:r>
      </w:del>
    </w:p>
    <w:p w:rsidR="008910AD" w:rsidRDefault="007155D3" w:rsidP="007155D3">
      <w:pPr>
        <w:ind w:firstLine="708"/>
        <w:rPr>
          <w:sz w:val="24"/>
          <w:szCs w:val="24"/>
        </w:rPr>
      </w:pPr>
      <w:r>
        <w:rPr>
          <w:sz w:val="24"/>
          <w:szCs w:val="24"/>
          <w:lang w:val="kk-KZ"/>
        </w:rPr>
        <w:t>В столбце «приложение» можно загрузить документ, нажав на правую кнопку мыши и выбрав «загрузить документ».</w:t>
      </w:r>
      <w:r w:rsidRPr="007155D3">
        <w:rPr>
          <w:sz w:val="24"/>
          <w:szCs w:val="24"/>
        </w:rPr>
        <w:t xml:space="preserve"> </w:t>
      </w:r>
    </w:p>
    <w:p w:rsidR="007155D3" w:rsidRDefault="007155D3" w:rsidP="007155D3">
      <w:pPr>
        <w:ind w:firstLine="708"/>
        <w:rPr>
          <w:sz w:val="24"/>
          <w:szCs w:val="24"/>
        </w:rPr>
      </w:pPr>
      <w:r w:rsidRPr="0045090C">
        <w:rPr>
          <w:sz w:val="24"/>
          <w:szCs w:val="24"/>
        </w:rPr>
        <w:t>Для уда</w:t>
      </w:r>
      <w:r w:rsidR="008910AD">
        <w:rPr>
          <w:sz w:val="24"/>
          <w:szCs w:val="24"/>
        </w:rPr>
        <w:t>ления введенных данных, нажать</w:t>
      </w:r>
      <w:r w:rsidRPr="0045090C">
        <w:rPr>
          <w:sz w:val="24"/>
          <w:szCs w:val="24"/>
        </w:rPr>
        <w:t xml:space="preserve"> на </w:t>
      </w:r>
      <w:r w:rsidR="008910AD">
        <w:rPr>
          <w:sz w:val="24"/>
          <w:szCs w:val="24"/>
        </w:rPr>
        <w:t xml:space="preserve">правую </w:t>
      </w:r>
      <w:r w:rsidRPr="0045090C">
        <w:rPr>
          <w:sz w:val="24"/>
          <w:szCs w:val="24"/>
        </w:rPr>
        <w:t>кнопку</w:t>
      </w:r>
      <w:r w:rsidR="008910AD">
        <w:rPr>
          <w:sz w:val="24"/>
          <w:szCs w:val="24"/>
        </w:rPr>
        <w:t xml:space="preserve"> мыши </w:t>
      </w:r>
      <w:r w:rsidRPr="0045090C">
        <w:rPr>
          <w:sz w:val="24"/>
          <w:szCs w:val="24"/>
        </w:rPr>
        <w:t>на клавиатуре</w:t>
      </w:r>
      <w:r w:rsidR="008910AD">
        <w:rPr>
          <w:sz w:val="24"/>
          <w:szCs w:val="24"/>
        </w:rPr>
        <w:t xml:space="preserve"> и выбрать «Удалить строку»</w:t>
      </w:r>
      <w:r w:rsidRPr="0045090C">
        <w:rPr>
          <w:sz w:val="24"/>
          <w:szCs w:val="24"/>
        </w:rPr>
        <w:t>.</w:t>
      </w:r>
    </w:p>
    <w:p w:rsidR="008910AD" w:rsidRDefault="008910AD" w:rsidP="008910AD">
      <w:pPr>
        <w:ind w:hanging="142"/>
        <w:rPr>
          <w:sz w:val="24"/>
          <w:szCs w:val="24"/>
        </w:rPr>
      </w:pPr>
      <w:r>
        <w:rPr>
          <w:noProof/>
          <w:sz w:val="24"/>
          <w:szCs w:val="24"/>
        </w:rPr>
        <w:lastRenderedPageBreak/>
        <w:drawing>
          <wp:inline distT="0" distB="0" distL="0" distR="0">
            <wp:extent cx="6379845" cy="1860550"/>
            <wp:effectExtent l="0" t="0" r="1905"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79845" cy="1860550"/>
                    </a:xfrm>
                    <a:prstGeom prst="rect">
                      <a:avLst/>
                    </a:prstGeom>
                    <a:noFill/>
                    <a:ln>
                      <a:noFill/>
                    </a:ln>
                  </pic:spPr>
                </pic:pic>
              </a:graphicData>
            </a:graphic>
          </wp:inline>
        </w:drawing>
      </w:r>
    </w:p>
    <w:p w:rsidR="008910AD" w:rsidRPr="0053227B" w:rsidRDefault="008910AD" w:rsidP="008910AD">
      <w:pPr>
        <w:jc w:val="center"/>
        <w:rPr>
          <w:i/>
          <w:sz w:val="24"/>
          <w:szCs w:val="24"/>
          <w:lang w:val="kk-KZ"/>
        </w:rPr>
      </w:pPr>
      <w:r>
        <w:rPr>
          <w:i/>
          <w:sz w:val="24"/>
          <w:szCs w:val="24"/>
          <w:lang w:val="kk-KZ"/>
        </w:rPr>
        <w:t>Рис</w:t>
      </w:r>
      <w:r w:rsidRPr="0053227B">
        <w:rPr>
          <w:i/>
          <w:sz w:val="24"/>
          <w:szCs w:val="24"/>
          <w:lang w:val="kk-KZ"/>
        </w:rPr>
        <w:t>.</w:t>
      </w:r>
      <w:ins w:id="120" w:author="Садыкова Жанар" w:date="2016-05-20T15:42:00Z">
        <w:r w:rsidR="00F85277">
          <w:rPr>
            <w:i/>
            <w:sz w:val="24"/>
            <w:szCs w:val="24"/>
            <w:lang w:val="kk-KZ"/>
          </w:rPr>
          <w:t>3</w:t>
        </w:r>
      </w:ins>
      <w:ins w:id="121" w:author="Садыкова Жанар" w:date="2016-05-20T17:04:00Z">
        <w:r w:rsidR="00714931">
          <w:rPr>
            <w:i/>
            <w:sz w:val="24"/>
            <w:szCs w:val="24"/>
            <w:lang w:val="kk-KZ"/>
          </w:rPr>
          <w:t>6</w:t>
        </w:r>
      </w:ins>
      <w:del w:id="122" w:author="Садыкова Жанар" w:date="2016-05-20T15:42:00Z">
        <w:r w:rsidDel="00F85277">
          <w:rPr>
            <w:i/>
            <w:sz w:val="24"/>
            <w:szCs w:val="24"/>
            <w:lang w:val="kk-KZ"/>
          </w:rPr>
          <w:delText>28</w:delText>
        </w:r>
      </w:del>
    </w:p>
    <w:p w:rsidR="007943B5" w:rsidRDefault="007943B5" w:rsidP="007155D3">
      <w:pPr>
        <w:ind w:firstLine="708"/>
        <w:rPr>
          <w:sz w:val="24"/>
          <w:szCs w:val="24"/>
        </w:rPr>
      </w:pPr>
      <w:r>
        <w:rPr>
          <w:sz w:val="24"/>
          <w:szCs w:val="24"/>
        </w:rPr>
        <w:t>Если эксперт переписывался по внутреннему чату в системе, то в журнал попадает строка с указанием типа взаимодействия «Чат», а также первым сообщением в заголовке.</w:t>
      </w:r>
    </w:p>
    <w:p w:rsidR="007943B5" w:rsidRPr="0045090C" w:rsidRDefault="007943B5" w:rsidP="007155D3">
      <w:pPr>
        <w:ind w:firstLine="708"/>
        <w:rPr>
          <w:sz w:val="24"/>
          <w:szCs w:val="24"/>
        </w:rPr>
      </w:pPr>
    </w:p>
    <w:p w:rsidR="00A262F3" w:rsidRDefault="007155D3" w:rsidP="007155D3">
      <w:pPr>
        <w:pStyle w:val="a7"/>
        <w:numPr>
          <w:ilvl w:val="0"/>
          <w:numId w:val="6"/>
        </w:numPr>
        <w:rPr>
          <w:rFonts w:ascii="Times New Roman" w:hAnsi="Times New Roman"/>
          <w:b/>
          <w:sz w:val="24"/>
          <w:szCs w:val="24"/>
        </w:rPr>
      </w:pPr>
      <w:r w:rsidRPr="007155D3">
        <w:rPr>
          <w:rFonts w:ascii="Times New Roman" w:hAnsi="Times New Roman"/>
          <w:b/>
          <w:sz w:val="24"/>
          <w:szCs w:val="24"/>
        </w:rPr>
        <w:t xml:space="preserve">План </w:t>
      </w:r>
    </w:p>
    <w:p w:rsidR="007155D3" w:rsidRDefault="007155D3" w:rsidP="007155D3">
      <w:pPr>
        <w:pStyle w:val="a7"/>
        <w:ind w:left="1068"/>
        <w:rPr>
          <w:rFonts w:ascii="Times New Roman" w:hAnsi="Times New Roman"/>
          <w:sz w:val="24"/>
          <w:szCs w:val="24"/>
        </w:rPr>
      </w:pPr>
      <w:r>
        <w:rPr>
          <w:rFonts w:ascii="Times New Roman" w:hAnsi="Times New Roman"/>
          <w:sz w:val="24"/>
          <w:szCs w:val="24"/>
        </w:rPr>
        <w:t xml:space="preserve">Вкладка план отображает общую таблицу плана мониторинга по всем проектам </w:t>
      </w:r>
      <w:r w:rsidR="000015E5">
        <w:rPr>
          <w:rFonts w:ascii="Times New Roman" w:hAnsi="Times New Roman"/>
          <w:sz w:val="24"/>
          <w:szCs w:val="24"/>
        </w:rPr>
        <w:t xml:space="preserve">эксперта. </w:t>
      </w:r>
      <w:ins w:id="123" w:author="Садыкова Жанар" w:date="2016-05-20T15:46:00Z">
        <w:r w:rsidR="00B65A28">
          <w:rPr>
            <w:rFonts w:ascii="Times New Roman" w:hAnsi="Times New Roman"/>
            <w:sz w:val="24"/>
            <w:szCs w:val="24"/>
          </w:rPr>
          <w:t>По умолчанию отображаются все проекты эксперта, на верху таблицы можно постав</w:t>
        </w:r>
      </w:ins>
      <w:ins w:id="124" w:author="Садыкова Жанар" w:date="2016-05-20T15:47:00Z">
        <w:r w:rsidR="00B65A28">
          <w:rPr>
            <w:rFonts w:ascii="Times New Roman" w:hAnsi="Times New Roman"/>
            <w:sz w:val="24"/>
            <w:szCs w:val="24"/>
          </w:rPr>
          <w:t>ить фильтр по проектам и по дате мероприятий.</w:t>
        </w:r>
      </w:ins>
    </w:p>
    <w:p w:rsidR="00B65A28" w:rsidRPr="00B65A28" w:rsidRDefault="00B65A28" w:rsidP="00B65A28">
      <w:pPr>
        <w:pStyle w:val="a7"/>
        <w:ind w:left="0"/>
        <w:jc w:val="center"/>
        <w:rPr>
          <w:ins w:id="125" w:author="Садыкова Жанар" w:date="2016-05-20T15:47:00Z"/>
          <w:rFonts w:ascii="Times New Roman" w:hAnsi="Times New Roman"/>
          <w:sz w:val="24"/>
          <w:szCs w:val="24"/>
        </w:rPr>
      </w:pPr>
      <w:ins w:id="126" w:author="Садыкова Жанар" w:date="2016-05-20T15:48:00Z">
        <w:r>
          <w:rPr>
            <w:rFonts w:ascii="Times New Roman" w:eastAsia="Times New Roman" w:hAnsi="Times New Roman"/>
            <w:i/>
            <w:noProof/>
            <w:sz w:val="24"/>
            <w:szCs w:val="24"/>
            <w:lang w:eastAsia="ru-RU"/>
            <w:rPrChange w:id="127">
              <w:rPr>
                <w:rFonts w:ascii="Times New Roman" w:eastAsia="Times New Roman" w:hAnsi="Times New Roman"/>
                <w:noProof/>
                <w:sz w:val="20"/>
                <w:szCs w:val="20"/>
                <w:lang w:eastAsia="ru-RU"/>
              </w:rPr>
            </w:rPrChange>
          </w:rPr>
          <w:drawing>
            <wp:inline distT="0" distB="0" distL="0" distR="0">
              <wp:extent cx="6379845" cy="4486910"/>
              <wp:effectExtent l="0" t="0" r="1905" b="889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79845" cy="4486910"/>
                      </a:xfrm>
                      <a:prstGeom prst="rect">
                        <a:avLst/>
                      </a:prstGeom>
                      <a:noFill/>
                      <a:ln>
                        <a:noFill/>
                      </a:ln>
                    </pic:spPr>
                  </pic:pic>
                </a:graphicData>
              </a:graphic>
            </wp:inline>
          </w:drawing>
        </w:r>
      </w:ins>
      <w:ins w:id="128" w:author="Садыкова Жанар" w:date="2016-05-20T15:47:00Z">
        <w:r w:rsidR="00714931">
          <w:rPr>
            <w:rFonts w:ascii="Times New Roman" w:eastAsia="Times New Roman" w:hAnsi="Times New Roman"/>
            <w:i/>
            <w:sz w:val="24"/>
            <w:szCs w:val="24"/>
            <w:lang w:val="kk-KZ" w:eastAsia="ru-RU"/>
          </w:rPr>
          <w:t>Рис.3</w:t>
        </w:r>
      </w:ins>
      <w:ins w:id="129" w:author="Садыкова Жанар" w:date="2016-05-20T17:04:00Z">
        <w:r w:rsidR="00714931">
          <w:rPr>
            <w:rFonts w:ascii="Times New Roman" w:eastAsia="Times New Roman" w:hAnsi="Times New Roman"/>
            <w:i/>
            <w:sz w:val="24"/>
            <w:szCs w:val="24"/>
            <w:lang w:val="kk-KZ" w:eastAsia="ru-RU"/>
          </w:rPr>
          <w:t>7</w:t>
        </w:r>
      </w:ins>
    </w:p>
    <w:p w:rsidR="00B65A28" w:rsidDel="00B65A28" w:rsidRDefault="00B65A28" w:rsidP="00F85277">
      <w:pPr>
        <w:pStyle w:val="a7"/>
        <w:ind w:left="0"/>
        <w:rPr>
          <w:del w:id="130" w:author="Садыкова Жанар" w:date="2016-05-20T15:48:00Z"/>
          <w:rFonts w:ascii="Times New Roman" w:hAnsi="Times New Roman"/>
          <w:sz w:val="24"/>
          <w:szCs w:val="24"/>
        </w:rPr>
      </w:pPr>
    </w:p>
    <w:p w:rsidR="000015E5" w:rsidDel="00B65A28" w:rsidRDefault="000015E5" w:rsidP="000015E5">
      <w:pPr>
        <w:pStyle w:val="a7"/>
        <w:ind w:left="284"/>
        <w:jc w:val="center"/>
        <w:rPr>
          <w:del w:id="131" w:author="Садыкова Жанар" w:date="2016-05-20T15:48:00Z"/>
          <w:rFonts w:ascii="Times New Roman" w:hAnsi="Times New Roman"/>
          <w:i/>
          <w:sz w:val="24"/>
          <w:szCs w:val="24"/>
          <w:lang w:val="kk-KZ"/>
        </w:rPr>
      </w:pPr>
      <w:del w:id="132" w:author="Садыкова Жанар" w:date="2016-05-20T15:44:00Z">
        <w:r w:rsidDel="00F85277">
          <w:rPr>
            <w:noProof/>
            <w:sz w:val="24"/>
            <w:szCs w:val="24"/>
            <w:rPrChange w:id="133">
              <w:rPr>
                <w:noProof/>
              </w:rPr>
            </w:rPrChange>
          </w:rPr>
          <w:lastRenderedPageBreak/>
          <w:drawing>
            <wp:inline distT="0" distB="0" distL="0" distR="0" wp14:anchorId="67BEB62E" wp14:editId="1A5FEB9D">
              <wp:extent cx="6381750" cy="2638425"/>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81750" cy="2638425"/>
                      </a:xfrm>
                      <a:prstGeom prst="rect">
                        <a:avLst/>
                      </a:prstGeom>
                      <a:noFill/>
                      <a:ln>
                        <a:noFill/>
                      </a:ln>
                    </pic:spPr>
                  </pic:pic>
                </a:graphicData>
              </a:graphic>
            </wp:inline>
          </w:drawing>
        </w:r>
      </w:del>
      <w:del w:id="134" w:author="Садыкова Жанар" w:date="2016-05-20T15:48:00Z">
        <w:r w:rsidR="005D52A6" w:rsidDel="00B65A28">
          <w:rPr>
            <w:rFonts w:ascii="Times New Roman" w:hAnsi="Times New Roman"/>
            <w:i/>
            <w:sz w:val="24"/>
            <w:szCs w:val="24"/>
            <w:lang w:val="kk-KZ"/>
          </w:rPr>
          <w:delText>Рис</w:delText>
        </w:r>
        <w:r w:rsidRPr="000015E5" w:rsidDel="00B65A28">
          <w:rPr>
            <w:rFonts w:ascii="Times New Roman" w:hAnsi="Times New Roman"/>
            <w:i/>
            <w:sz w:val="24"/>
            <w:szCs w:val="24"/>
            <w:lang w:val="kk-KZ"/>
          </w:rPr>
          <w:delText>.</w:delText>
        </w:r>
      </w:del>
      <w:del w:id="135" w:author="Садыкова Жанар" w:date="2016-05-20T15:42:00Z">
        <w:r w:rsidR="005D52A6" w:rsidDel="00F85277">
          <w:rPr>
            <w:rFonts w:ascii="Times New Roman" w:hAnsi="Times New Roman"/>
            <w:i/>
            <w:sz w:val="24"/>
            <w:szCs w:val="24"/>
            <w:lang w:val="kk-KZ"/>
          </w:rPr>
          <w:delText>2</w:delText>
        </w:r>
        <w:r w:rsidR="007943B5" w:rsidDel="00F85277">
          <w:rPr>
            <w:rFonts w:ascii="Times New Roman" w:hAnsi="Times New Roman"/>
            <w:i/>
            <w:sz w:val="24"/>
            <w:szCs w:val="24"/>
            <w:lang w:val="kk-KZ"/>
          </w:rPr>
          <w:delText>8</w:delText>
        </w:r>
      </w:del>
    </w:p>
    <w:p w:rsidR="000015E5" w:rsidRDefault="000015E5" w:rsidP="000015E5">
      <w:pPr>
        <w:pStyle w:val="a7"/>
        <w:ind w:left="284"/>
        <w:rPr>
          <w:ins w:id="136" w:author="Садыкова Жанар" w:date="2016-05-20T15:48:00Z"/>
          <w:rFonts w:ascii="Times New Roman" w:hAnsi="Times New Roman"/>
          <w:sz w:val="24"/>
          <w:szCs w:val="24"/>
        </w:rPr>
      </w:pPr>
      <w:r>
        <w:rPr>
          <w:rFonts w:ascii="Times New Roman" w:hAnsi="Times New Roman"/>
          <w:sz w:val="24"/>
          <w:szCs w:val="24"/>
        </w:rPr>
        <w:t xml:space="preserve">Внизу отображается диаграмма </w:t>
      </w:r>
      <w:proofErr w:type="spellStart"/>
      <w:r>
        <w:rPr>
          <w:rFonts w:ascii="Times New Roman" w:hAnsi="Times New Roman"/>
          <w:sz w:val="24"/>
          <w:szCs w:val="24"/>
        </w:rPr>
        <w:t>Ганта</w:t>
      </w:r>
      <w:proofErr w:type="spellEnd"/>
      <w:r>
        <w:rPr>
          <w:rFonts w:ascii="Times New Roman" w:hAnsi="Times New Roman"/>
          <w:sz w:val="24"/>
          <w:szCs w:val="24"/>
        </w:rPr>
        <w:t xml:space="preserve"> по мероприятиям.</w:t>
      </w:r>
    </w:p>
    <w:p w:rsidR="00B65A28" w:rsidRPr="0053227B" w:rsidDel="00B65A28" w:rsidRDefault="00B65A28" w:rsidP="000015E5">
      <w:pPr>
        <w:pStyle w:val="a7"/>
        <w:ind w:left="284"/>
        <w:rPr>
          <w:del w:id="137" w:author="Садыкова Жанар" w:date="2016-05-20T15:49:00Z"/>
          <w:i/>
          <w:sz w:val="24"/>
          <w:szCs w:val="24"/>
          <w:lang w:val="kk-KZ"/>
        </w:rPr>
      </w:pPr>
      <w:ins w:id="138" w:author="Садыкова Жанар" w:date="2016-05-20T15:49:00Z">
        <w:r>
          <w:rPr>
            <w:i/>
            <w:noProof/>
            <w:sz w:val="24"/>
            <w:szCs w:val="24"/>
            <w:rPrChange w:id="139">
              <w:rPr>
                <w:noProof/>
              </w:rPr>
            </w:rPrChange>
          </w:rPr>
          <w:drawing>
            <wp:inline distT="0" distB="0" distL="0" distR="0">
              <wp:extent cx="6390005" cy="850900"/>
              <wp:effectExtent l="0" t="0" r="0" b="63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90005" cy="850900"/>
                      </a:xfrm>
                      <a:prstGeom prst="rect">
                        <a:avLst/>
                      </a:prstGeom>
                      <a:noFill/>
                      <a:ln>
                        <a:noFill/>
                      </a:ln>
                    </pic:spPr>
                  </pic:pic>
                </a:graphicData>
              </a:graphic>
            </wp:inline>
          </w:drawing>
        </w:r>
      </w:ins>
    </w:p>
    <w:p w:rsidR="00A262F3" w:rsidRDefault="000015E5" w:rsidP="00B65A28">
      <w:pPr>
        <w:pStyle w:val="a7"/>
        <w:ind w:left="284"/>
        <w:rPr>
          <w:sz w:val="24"/>
          <w:szCs w:val="24"/>
          <w:lang w:val="kk-KZ"/>
        </w:rPr>
      </w:pPr>
      <w:r>
        <w:rPr>
          <w:noProof/>
          <w:sz w:val="24"/>
          <w:szCs w:val="24"/>
          <w:lang w:eastAsia="ru-RU"/>
        </w:rPr>
        <w:drawing>
          <wp:inline distT="0" distB="0" distL="0" distR="0" wp14:anchorId="5FFFE488" wp14:editId="76EF13BD">
            <wp:extent cx="6381750" cy="2200275"/>
            <wp:effectExtent l="0" t="0" r="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81750" cy="2200275"/>
                    </a:xfrm>
                    <a:prstGeom prst="rect">
                      <a:avLst/>
                    </a:prstGeom>
                    <a:noFill/>
                    <a:ln>
                      <a:noFill/>
                    </a:ln>
                  </pic:spPr>
                </pic:pic>
              </a:graphicData>
            </a:graphic>
          </wp:inline>
        </w:drawing>
      </w:r>
    </w:p>
    <w:p w:rsidR="000015E5" w:rsidRDefault="005D52A6" w:rsidP="002E42A6">
      <w:pPr>
        <w:jc w:val="center"/>
        <w:rPr>
          <w:i/>
          <w:sz w:val="24"/>
          <w:szCs w:val="24"/>
          <w:lang w:val="kk-KZ"/>
        </w:rPr>
      </w:pPr>
      <w:r>
        <w:rPr>
          <w:i/>
          <w:sz w:val="24"/>
          <w:szCs w:val="24"/>
          <w:lang w:val="kk-KZ"/>
        </w:rPr>
        <w:t>Рис</w:t>
      </w:r>
      <w:r w:rsidR="000015E5" w:rsidRPr="000015E5">
        <w:rPr>
          <w:i/>
          <w:sz w:val="24"/>
          <w:szCs w:val="24"/>
          <w:lang w:val="kk-KZ"/>
        </w:rPr>
        <w:t>.</w:t>
      </w:r>
      <w:ins w:id="140" w:author="Садыкова Жанар" w:date="2016-05-20T15:48:00Z">
        <w:r w:rsidR="00714931">
          <w:rPr>
            <w:i/>
            <w:sz w:val="24"/>
            <w:szCs w:val="24"/>
            <w:lang w:val="kk-KZ"/>
          </w:rPr>
          <w:t>3</w:t>
        </w:r>
      </w:ins>
      <w:ins w:id="141" w:author="Садыкова Жанар" w:date="2016-05-20T17:04:00Z">
        <w:r w:rsidR="00714931">
          <w:rPr>
            <w:i/>
            <w:sz w:val="24"/>
            <w:szCs w:val="24"/>
            <w:lang w:val="kk-KZ"/>
          </w:rPr>
          <w:t>8</w:t>
        </w:r>
      </w:ins>
      <w:del w:id="142" w:author="Садыкова Жанар" w:date="2016-05-20T15:48:00Z">
        <w:r w:rsidDel="00B65A28">
          <w:rPr>
            <w:i/>
            <w:sz w:val="24"/>
            <w:szCs w:val="24"/>
            <w:lang w:val="kk-KZ"/>
          </w:rPr>
          <w:delText>2</w:delText>
        </w:r>
        <w:r w:rsidR="007943B5" w:rsidDel="00B65A28">
          <w:rPr>
            <w:i/>
            <w:sz w:val="24"/>
            <w:szCs w:val="24"/>
            <w:lang w:val="kk-KZ"/>
          </w:rPr>
          <w:delText>9</w:delText>
        </w:r>
      </w:del>
    </w:p>
    <w:p w:rsidR="000015E5" w:rsidRPr="000015E5" w:rsidRDefault="000015E5" w:rsidP="000015E5">
      <w:pPr>
        <w:pStyle w:val="a7"/>
        <w:ind w:left="1068"/>
        <w:rPr>
          <w:rFonts w:ascii="Times New Roman" w:hAnsi="Times New Roman"/>
          <w:b/>
          <w:sz w:val="24"/>
          <w:szCs w:val="24"/>
        </w:rPr>
      </w:pPr>
    </w:p>
    <w:p w:rsidR="000015E5" w:rsidRDefault="000015E5" w:rsidP="000015E5">
      <w:pPr>
        <w:pStyle w:val="a7"/>
        <w:numPr>
          <w:ilvl w:val="0"/>
          <w:numId w:val="6"/>
        </w:numPr>
        <w:rPr>
          <w:rFonts w:ascii="Times New Roman" w:hAnsi="Times New Roman"/>
          <w:b/>
          <w:sz w:val="24"/>
          <w:szCs w:val="24"/>
        </w:rPr>
      </w:pPr>
      <w:r w:rsidRPr="000015E5">
        <w:rPr>
          <w:rFonts w:ascii="Times New Roman" w:hAnsi="Times New Roman"/>
          <w:b/>
          <w:sz w:val="24"/>
          <w:szCs w:val="24"/>
        </w:rPr>
        <w:t>Акты</w:t>
      </w:r>
    </w:p>
    <w:p w:rsidR="000015E5" w:rsidRPr="000015E5" w:rsidRDefault="00823430" w:rsidP="000015E5">
      <w:pPr>
        <w:pStyle w:val="a7"/>
        <w:ind w:left="1068"/>
        <w:rPr>
          <w:rFonts w:ascii="Times New Roman" w:hAnsi="Times New Roman"/>
          <w:sz w:val="24"/>
          <w:szCs w:val="24"/>
        </w:rPr>
      </w:pPr>
      <w:r>
        <w:rPr>
          <w:rFonts w:ascii="Times New Roman" w:hAnsi="Times New Roman"/>
          <w:sz w:val="24"/>
          <w:szCs w:val="24"/>
        </w:rPr>
        <w:t>Е</w:t>
      </w:r>
      <w:r w:rsidR="000015E5">
        <w:rPr>
          <w:rFonts w:ascii="Times New Roman" w:hAnsi="Times New Roman"/>
          <w:sz w:val="24"/>
          <w:szCs w:val="24"/>
        </w:rPr>
        <w:t xml:space="preserve">сли в плане мониторинга имеется «выездной мониторинга» в системе формируется акт. Нажав на название акта, можно провалиться в саму форму акта. </w:t>
      </w:r>
    </w:p>
    <w:p w:rsidR="000015E5" w:rsidRDefault="000015E5" w:rsidP="000015E5">
      <w:pPr>
        <w:pStyle w:val="a7"/>
        <w:ind w:left="284"/>
        <w:jc w:val="center"/>
        <w:rPr>
          <w:i/>
          <w:sz w:val="24"/>
          <w:szCs w:val="24"/>
          <w:lang w:val="kk-KZ"/>
        </w:rPr>
      </w:pPr>
      <w:r>
        <w:rPr>
          <w:noProof/>
          <w:sz w:val="24"/>
          <w:szCs w:val="24"/>
          <w:lang w:eastAsia="ru-RU"/>
        </w:rPr>
        <w:lastRenderedPageBreak/>
        <w:drawing>
          <wp:inline distT="0" distB="0" distL="0" distR="0" wp14:anchorId="4D7E74CF" wp14:editId="075400A5">
            <wp:extent cx="6381750" cy="325755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81750" cy="3257550"/>
                    </a:xfrm>
                    <a:prstGeom prst="rect">
                      <a:avLst/>
                    </a:prstGeom>
                    <a:noFill/>
                    <a:ln>
                      <a:noFill/>
                    </a:ln>
                  </pic:spPr>
                </pic:pic>
              </a:graphicData>
            </a:graphic>
          </wp:inline>
        </w:drawing>
      </w:r>
      <w:r w:rsidR="005D52A6">
        <w:rPr>
          <w:rFonts w:ascii="Times New Roman" w:hAnsi="Times New Roman"/>
          <w:i/>
          <w:sz w:val="24"/>
          <w:szCs w:val="24"/>
          <w:lang w:val="kk-KZ"/>
        </w:rPr>
        <w:t>Рис</w:t>
      </w:r>
      <w:r w:rsidRPr="000015E5">
        <w:rPr>
          <w:rFonts w:ascii="Times New Roman" w:hAnsi="Times New Roman"/>
          <w:i/>
          <w:sz w:val="24"/>
          <w:szCs w:val="24"/>
          <w:lang w:val="kk-KZ"/>
        </w:rPr>
        <w:t>.</w:t>
      </w:r>
      <w:r w:rsidR="00823430">
        <w:rPr>
          <w:rFonts w:ascii="Times New Roman" w:hAnsi="Times New Roman"/>
          <w:i/>
          <w:sz w:val="24"/>
          <w:szCs w:val="24"/>
          <w:lang w:val="kk-KZ"/>
        </w:rPr>
        <w:t>3</w:t>
      </w:r>
      <w:ins w:id="143" w:author="Садыкова Жанар" w:date="2016-05-20T17:04:00Z">
        <w:r w:rsidR="00714931">
          <w:rPr>
            <w:rFonts w:ascii="Times New Roman" w:hAnsi="Times New Roman"/>
            <w:i/>
            <w:sz w:val="24"/>
            <w:szCs w:val="24"/>
            <w:lang w:val="kk-KZ"/>
          </w:rPr>
          <w:t>9</w:t>
        </w:r>
      </w:ins>
      <w:del w:id="144" w:author="Садыкова Жанар" w:date="2016-05-20T15:49:00Z">
        <w:r w:rsidR="00823430" w:rsidDel="00B65A28">
          <w:rPr>
            <w:rFonts w:ascii="Times New Roman" w:hAnsi="Times New Roman"/>
            <w:i/>
            <w:sz w:val="24"/>
            <w:szCs w:val="24"/>
            <w:lang w:val="kk-KZ"/>
          </w:rPr>
          <w:delText>0</w:delText>
        </w:r>
      </w:del>
    </w:p>
    <w:p w:rsidR="000015E5" w:rsidRPr="000015E5" w:rsidRDefault="000015E5" w:rsidP="000015E5">
      <w:pPr>
        <w:pStyle w:val="a7"/>
        <w:ind w:left="284"/>
        <w:rPr>
          <w:rFonts w:ascii="Times New Roman" w:hAnsi="Times New Roman"/>
          <w:sz w:val="24"/>
          <w:szCs w:val="24"/>
          <w:lang w:val="kk-KZ"/>
        </w:rPr>
      </w:pPr>
      <w:r w:rsidRPr="000015E5">
        <w:rPr>
          <w:rFonts w:ascii="Times New Roman" w:hAnsi="Times New Roman"/>
          <w:sz w:val="24"/>
          <w:szCs w:val="24"/>
          <w:lang w:val="kk-KZ"/>
        </w:rPr>
        <w:t>В акте содержиться общая информация по проекту. Эксперту необходимо заполнить город, дату, предмет и результат по выезду.</w:t>
      </w:r>
    </w:p>
    <w:p w:rsidR="000015E5" w:rsidRDefault="000015E5" w:rsidP="000015E5">
      <w:pPr>
        <w:pStyle w:val="a7"/>
        <w:ind w:left="284"/>
        <w:rPr>
          <w:sz w:val="24"/>
          <w:szCs w:val="24"/>
          <w:lang w:val="kk-KZ"/>
        </w:rPr>
      </w:pPr>
    </w:p>
    <w:p w:rsidR="000015E5" w:rsidRDefault="000015E5" w:rsidP="000015E5">
      <w:pPr>
        <w:pStyle w:val="a7"/>
        <w:ind w:left="284"/>
        <w:rPr>
          <w:sz w:val="24"/>
          <w:szCs w:val="24"/>
          <w:lang w:val="kk-KZ"/>
        </w:rPr>
      </w:pPr>
      <w:r>
        <w:rPr>
          <w:noProof/>
          <w:sz w:val="24"/>
          <w:szCs w:val="24"/>
          <w:lang w:eastAsia="ru-RU"/>
        </w:rPr>
        <w:drawing>
          <wp:inline distT="0" distB="0" distL="0" distR="0" wp14:anchorId="0829C719" wp14:editId="45C7B10B">
            <wp:extent cx="6391275" cy="4200525"/>
            <wp:effectExtent l="0" t="0" r="9525"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91275" cy="4200525"/>
                    </a:xfrm>
                    <a:prstGeom prst="rect">
                      <a:avLst/>
                    </a:prstGeom>
                    <a:noFill/>
                    <a:ln>
                      <a:noFill/>
                    </a:ln>
                  </pic:spPr>
                </pic:pic>
              </a:graphicData>
            </a:graphic>
          </wp:inline>
        </w:drawing>
      </w:r>
    </w:p>
    <w:p w:rsidR="000015E5" w:rsidRDefault="005D52A6" w:rsidP="000015E5">
      <w:pPr>
        <w:jc w:val="center"/>
        <w:rPr>
          <w:i/>
          <w:sz w:val="24"/>
          <w:szCs w:val="24"/>
          <w:lang w:val="kk-KZ"/>
        </w:rPr>
      </w:pPr>
      <w:r>
        <w:rPr>
          <w:i/>
          <w:sz w:val="24"/>
          <w:szCs w:val="24"/>
          <w:lang w:val="kk-KZ"/>
        </w:rPr>
        <w:t>Рис</w:t>
      </w:r>
      <w:r w:rsidR="000015E5" w:rsidRPr="000015E5">
        <w:rPr>
          <w:i/>
          <w:sz w:val="24"/>
          <w:szCs w:val="24"/>
          <w:lang w:val="kk-KZ"/>
        </w:rPr>
        <w:t>.</w:t>
      </w:r>
      <w:ins w:id="145" w:author="Садыкова Жанар" w:date="2016-05-20T17:05:00Z">
        <w:r w:rsidR="00714931">
          <w:rPr>
            <w:i/>
            <w:sz w:val="24"/>
            <w:szCs w:val="24"/>
            <w:lang w:val="kk-KZ"/>
          </w:rPr>
          <w:t>40</w:t>
        </w:r>
      </w:ins>
      <w:del w:id="146" w:author="Садыкова Жанар" w:date="2016-05-20T17:05:00Z">
        <w:r w:rsidR="00823430" w:rsidDel="00714931">
          <w:rPr>
            <w:i/>
            <w:sz w:val="24"/>
            <w:szCs w:val="24"/>
            <w:lang w:val="kk-KZ"/>
          </w:rPr>
          <w:delText>3</w:delText>
        </w:r>
      </w:del>
      <w:del w:id="147" w:author="Садыкова Жанар" w:date="2016-05-20T15:50:00Z">
        <w:r w:rsidR="00823430" w:rsidDel="00B65A28">
          <w:rPr>
            <w:i/>
            <w:sz w:val="24"/>
            <w:szCs w:val="24"/>
            <w:lang w:val="kk-KZ"/>
          </w:rPr>
          <w:delText>1</w:delText>
        </w:r>
      </w:del>
      <w:ins w:id="148" w:author="Садыкова Жанар" w:date="2016-05-20T15:50:00Z">
        <w:r w:rsidR="00B65A28">
          <w:rPr>
            <w:i/>
            <w:sz w:val="24"/>
            <w:szCs w:val="24"/>
            <w:lang w:val="kk-KZ"/>
          </w:rPr>
          <w:t>8</w:t>
        </w:r>
      </w:ins>
    </w:p>
    <w:p w:rsidR="000015E5" w:rsidRDefault="008B7D4E" w:rsidP="000015E5">
      <w:pPr>
        <w:rPr>
          <w:sz w:val="24"/>
          <w:szCs w:val="24"/>
          <w:lang w:val="kk-KZ"/>
        </w:rPr>
      </w:pPr>
      <w:r>
        <w:rPr>
          <w:sz w:val="24"/>
          <w:szCs w:val="24"/>
          <w:lang w:val="kk-KZ"/>
        </w:rPr>
        <w:t>Внизу формы</w:t>
      </w:r>
      <w:r w:rsidR="000015E5">
        <w:rPr>
          <w:sz w:val="24"/>
          <w:szCs w:val="24"/>
          <w:lang w:val="kk-KZ"/>
        </w:rPr>
        <w:t xml:space="preserve"> есть поле для ввода вывода, а также возможность загрузки внешних файлов.</w:t>
      </w:r>
    </w:p>
    <w:p w:rsidR="00780FFE" w:rsidRDefault="000015E5" w:rsidP="000015E5">
      <w:r>
        <w:rPr>
          <w:sz w:val="24"/>
          <w:szCs w:val="24"/>
          <w:lang w:val="kk-KZ"/>
        </w:rPr>
        <w:t xml:space="preserve">Так же как и все формы, акт можно выгрузить в формат </w:t>
      </w:r>
      <w:r>
        <w:rPr>
          <w:sz w:val="24"/>
          <w:szCs w:val="24"/>
          <w:lang w:val="en-US"/>
        </w:rPr>
        <w:t>Word</w:t>
      </w:r>
      <w:r w:rsidRPr="000015E5">
        <w:rPr>
          <w:sz w:val="24"/>
          <w:szCs w:val="24"/>
        </w:rPr>
        <w:t>.</w:t>
      </w:r>
      <w:r w:rsidR="00780FFE" w:rsidRPr="00780FFE">
        <w:t xml:space="preserve"> </w:t>
      </w:r>
    </w:p>
    <w:p w:rsidR="000015E5" w:rsidRPr="000015E5" w:rsidRDefault="00780FFE" w:rsidP="008955E6">
      <w:pPr>
        <w:ind w:firstLine="284"/>
        <w:rPr>
          <w:sz w:val="24"/>
          <w:szCs w:val="24"/>
        </w:rPr>
      </w:pPr>
      <w:r w:rsidRPr="00780FFE">
        <w:rPr>
          <w:sz w:val="24"/>
          <w:szCs w:val="24"/>
        </w:rPr>
        <w:t>После проверки сф</w:t>
      </w:r>
      <w:r>
        <w:rPr>
          <w:sz w:val="24"/>
          <w:szCs w:val="24"/>
        </w:rPr>
        <w:t>ормированного акта</w:t>
      </w:r>
      <w:r w:rsidRPr="00780FFE">
        <w:rPr>
          <w:sz w:val="24"/>
          <w:szCs w:val="24"/>
        </w:rPr>
        <w:t xml:space="preserve"> и заполнения остальных граф  акта выездного мониторинга,  необходимо  его </w:t>
      </w:r>
      <w:r>
        <w:rPr>
          <w:sz w:val="24"/>
          <w:szCs w:val="24"/>
          <w:lang w:val="kk-KZ"/>
        </w:rPr>
        <w:t xml:space="preserve">выгрузить в формат </w:t>
      </w:r>
      <w:r>
        <w:rPr>
          <w:sz w:val="24"/>
          <w:szCs w:val="24"/>
          <w:lang w:val="en-US"/>
        </w:rPr>
        <w:t>Word</w:t>
      </w:r>
      <w:r w:rsidRPr="00780FFE">
        <w:rPr>
          <w:sz w:val="24"/>
          <w:szCs w:val="24"/>
        </w:rPr>
        <w:t xml:space="preserve"> и подписать как </w:t>
      </w:r>
      <w:proofErr w:type="gramStart"/>
      <w:r w:rsidRPr="00780FFE">
        <w:rPr>
          <w:sz w:val="24"/>
          <w:szCs w:val="24"/>
        </w:rPr>
        <w:t>экспертами</w:t>
      </w:r>
      <w:proofErr w:type="gramEnd"/>
      <w:r w:rsidRPr="00780FFE">
        <w:rPr>
          <w:sz w:val="24"/>
          <w:szCs w:val="24"/>
        </w:rPr>
        <w:t xml:space="preserve"> </w:t>
      </w:r>
      <w:r w:rsidRPr="00780FFE">
        <w:rPr>
          <w:sz w:val="24"/>
          <w:szCs w:val="24"/>
        </w:rPr>
        <w:lastRenderedPageBreak/>
        <w:t>проводившими  выездной мониторинг, так и проверяемым лицом-</w:t>
      </w:r>
      <w:proofErr w:type="spellStart"/>
      <w:r w:rsidRPr="00780FFE">
        <w:rPr>
          <w:sz w:val="24"/>
          <w:szCs w:val="24"/>
        </w:rPr>
        <w:t>Грантополучателем</w:t>
      </w:r>
      <w:proofErr w:type="spellEnd"/>
      <w:r w:rsidRPr="00780FFE">
        <w:rPr>
          <w:sz w:val="24"/>
          <w:szCs w:val="24"/>
        </w:rPr>
        <w:t>. После чего, сканированный вариант Акта выездн</w:t>
      </w:r>
      <w:r>
        <w:rPr>
          <w:sz w:val="24"/>
          <w:szCs w:val="24"/>
        </w:rPr>
        <w:t xml:space="preserve">ого мониторинга </w:t>
      </w:r>
      <w:r w:rsidRPr="00780FFE">
        <w:rPr>
          <w:sz w:val="24"/>
          <w:szCs w:val="24"/>
        </w:rPr>
        <w:t xml:space="preserve">должен </w:t>
      </w:r>
      <w:r>
        <w:rPr>
          <w:sz w:val="24"/>
          <w:szCs w:val="24"/>
        </w:rPr>
        <w:t xml:space="preserve"> </w:t>
      </w:r>
      <w:r w:rsidRPr="00780FFE">
        <w:rPr>
          <w:sz w:val="24"/>
          <w:szCs w:val="24"/>
        </w:rPr>
        <w:t>быть прикреплен  в этой вкладке.</w:t>
      </w:r>
    </w:p>
    <w:p w:rsidR="000015E5" w:rsidRDefault="000015E5" w:rsidP="000015E5">
      <w:pPr>
        <w:pStyle w:val="a7"/>
        <w:ind w:left="284"/>
        <w:rPr>
          <w:rFonts w:ascii="Times New Roman" w:hAnsi="Times New Roman"/>
          <w:i/>
          <w:sz w:val="24"/>
          <w:szCs w:val="24"/>
          <w:lang w:val="en-US"/>
        </w:rPr>
      </w:pPr>
      <w:r>
        <w:rPr>
          <w:noProof/>
          <w:sz w:val="24"/>
          <w:szCs w:val="24"/>
          <w:lang w:eastAsia="ru-RU"/>
        </w:rPr>
        <w:drawing>
          <wp:inline distT="0" distB="0" distL="0" distR="0" wp14:anchorId="18DFDE39" wp14:editId="5F5CE169">
            <wp:extent cx="6362700" cy="198120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62700" cy="1981200"/>
                    </a:xfrm>
                    <a:prstGeom prst="rect">
                      <a:avLst/>
                    </a:prstGeom>
                    <a:noFill/>
                    <a:ln>
                      <a:noFill/>
                    </a:ln>
                  </pic:spPr>
                </pic:pic>
              </a:graphicData>
            </a:graphic>
          </wp:inline>
        </w:drawing>
      </w:r>
    </w:p>
    <w:p w:rsidR="000015E5" w:rsidRDefault="005D52A6" w:rsidP="000015E5">
      <w:pPr>
        <w:pStyle w:val="a7"/>
        <w:ind w:left="284"/>
        <w:jc w:val="center"/>
        <w:rPr>
          <w:rFonts w:ascii="Times New Roman" w:hAnsi="Times New Roman"/>
          <w:i/>
          <w:sz w:val="24"/>
          <w:szCs w:val="24"/>
          <w:lang w:val="kk-KZ"/>
        </w:rPr>
      </w:pPr>
      <w:r>
        <w:rPr>
          <w:rFonts w:ascii="Times New Roman" w:hAnsi="Times New Roman"/>
          <w:i/>
          <w:sz w:val="24"/>
          <w:szCs w:val="24"/>
          <w:lang w:val="kk-KZ"/>
        </w:rPr>
        <w:t>Рис</w:t>
      </w:r>
      <w:r w:rsidR="000015E5" w:rsidRPr="000015E5">
        <w:rPr>
          <w:rFonts w:ascii="Times New Roman" w:hAnsi="Times New Roman"/>
          <w:i/>
          <w:sz w:val="24"/>
          <w:szCs w:val="24"/>
          <w:lang w:val="kk-KZ"/>
        </w:rPr>
        <w:t>.</w:t>
      </w:r>
      <w:ins w:id="149" w:author="Садыкова Жанар" w:date="2016-05-20T17:05:00Z">
        <w:r w:rsidR="00714931">
          <w:rPr>
            <w:rFonts w:ascii="Times New Roman" w:hAnsi="Times New Roman"/>
            <w:i/>
            <w:sz w:val="24"/>
            <w:szCs w:val="24"/>
            <w:lang w:val="kk-KZ"/>
          </w:rPr>
          <w:t>41</w:t>
        </w:r>
      </w:ins>
      <w:del w:id="150" w:author="Садыкова Жанар" w:date="2016-05-20T17:05:00Z">
        <w:r w:rsidDel="00714931">
          <w:rPr>
            <w:rFonts w:ascii="Times New Roman" w:hAnsi="Times New Roman"/>
            <w:i/>
            <w:sz w:val="24"/>
            <w:szCs w:val="24"/>
            <w:lang w:val="kk-KZ"/>
          </w:rPr>
          <w:delText>3</w:delText>
        </w:r>
      </w:del>
      <w:ins w:id="151" w:author="Садыкова Жанар" w:date="2016-05-20T15:51:00Z">
        <w:r w:rsidR="00B65A28">
          <w:rPr>
            <w:rFonts w:ascii="Times New Roman" w:hAnsi="Times New Roman"/>
            <w:i/>
            <w:sz w:val="24"/>
            <w:szCs w:val="24"/>
            <w:lang w:val="kk-KZ"/>
          </w:rPr>
          <w:t>9</w:t>
        </w:r>
      </w:ins>
      <w:del w:id="152" w:author="Садыкова Жанар" w:date="2016-05-20T15:51:00Z">
        <w:r w:rsidR="00823430" w:rsidDel="00B65A28">
          <w:rPr>
            <w:rFonts w:ascii="Times New Roman" w:hAnsi="Times New Roman"/>
            <w:i/>
            <w:sz w:val="24"/>
            <w:szCs w:val="24"/>
            <w:lang w:val="kk-KZ"/>
          </w:rPr>
          <w:delText>2</w:delText>
        </w:r>
      </w:del>
    </w:p>
    <w:p w:rsidR="000015E5" w:rsidRPr="000015E5" w:rsidRDefault="000015E5" w:rsidP="000015E5">
      <w:pPr>
        <w:pStyle w:val="a7"/>
        <w:ind w:left="284"/>
        <w:jc w:val="center"/>
        <w:rPr>
          <w:rFonts w:ascii="Times New Roman" w:hAnsi="Times New Roman"/>
          <w:sz w:val="24"/>
          <w:szCs w:val="24"/>
          <w:lang w:val="en-US"/>
        </w:rPr>
      </w:pPr>
    </w:p>
    <w:p w:rsidR="000015E5" w:rsidRDefault="000015E5" w:rsidP="000015E5">
      <w:pPr>
        <w:pStyle w:val="a7"/>
        <w:numPr>
          <w:ilvl w:val="0"/>
          <w:numId w:val="6"/>
        </w:numPr>
        <w:rPr>
          <w:rFonts w:ascii="Times New Roman" w:hAnsi="Times New Roman"/>
          <w:b/>
          <w:sz w:val="24"/>
          <w:szCs w:val="24"/>
        </w:rPr>
      </w:pPr>
      <w:r w:rsidRPr="000015E5">
        <w:rPr>
          <w:rFonts w:ascii="Times New Roman" w:hAnsi="Times New Roman"/>
          <w:b/>
          <w:sz w:val="24"/>
          <w:szCs w:val="24"/>
        </w:rPr>
        <w:t>МИОАДП</w:t>
      </w:r>
    </w:p>
    <w:p w:rsidR="000015E5" w:rsidRDefault="000015E5" w:rsidP="000015E5">
      <w:pPr>
        <w:pStyle w:val="a7"/>
        <w:ind w:left="1068"/>
        <w:rPr>
          <w:rFonts w:ascii="Times New Roman" w:hAnsi="Times New Roman"/>
          <w:sz w:val="24"/>
          <w:szCs w:val="24"/>
        </w:rPr>
      </w:pPr>
      <w:r>
        <w:rPr>
          <w:rFonts w:ascii="Times New Roman" w:hAnsi="Times New Roman"/>
          <w:sz w:val="24"/>
          <w:szCs w:val="24"/>
        </w:rPr>
        <w:t xml:space="preserve">Данная вкладка содержит информацию о проекте, о результатах проекта с внешних источников. Можно вручную загрузить ссылку на источник. </w:t>
      </w:r>
      <w:r w:rsidR="00D8254D">
        <w:rPr>
          <w:rFonts w:ascii="Times New Roman" w:hAnsi="Times New Roman"/>
          <w:sz w:val="24"/>
          <w:szCs w:val="24"/>
        </w:rPr>
        <w:t xml:space="preserve"> Для этого, нажимаем на кнопку «Добавить ссылку».</w:t>
      </w:r>
    </w:p>
    <w:p w:rsidR="00D8254D" w:rsidRDefault="000015E5" w:rsidP="000015E5">
      <w:pPr>
        <w:pStyle w:val="a7"/>
        <w:ind w:left="0"/>
        <w:rPr>
          <w:rFonts w:ascii="Times New Roman" w:hAnsi="Times New Roman"/>
          <w:sz w:val="24"/>
          <w:szCs w:val="24"/>
        </w:rPr>
      </w:pPr>
      <w:r>
        <w:rPr>
          <w:rFonts w:ascii="Times New Roman" w:hAnsi="Times New Roman"/>
          <w:noProof/>
          <w:sz w:val="24"/>
          <w:szCs w:val="24"/>
          <w:lang w:eastAsia="ru-RU"/>
        </w:rPr>
        <w:drawing>
          <wp:inline distT="0" distB="0" distL="0" distR="0" wp14:anchorId="09405589" wp14:editId="041E1AD3">
            <wp:extent cx="6679963" cy="2133600"/>
            <wp:effectExtent l="0" t="0" r="698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79963" cy="2133600"/>
                    </a:xfrm>
                    <a:prstGeom prst="rect">
                      <a:avLst/>
                    </a:prstGeom>
                    <a:noFill/>
                    <a:ln>
                      <a:noFill/>
                    </a:ln>
                  </pic:spPr>
                </pic:pic>
              </a:graphicData>
            </a:graphic>
          </wp:inline>
        </w:drawing>
      </w:r>
    </w:p>
    <w:p w:rsidR="00D8254D" w:rsidRDefault="005D52A6" w:rsidP="00D8254D">
      <w:pPr>
        <w:pStyle w:val="a7"/>
        <w:ind w:left="284"/>
        <w:jc w:val="center"/>
        <w:rPr>
          <w:rFonts w:ascii="Times New Roman" w:hAnsi="Times New Roman"/>
          <w:i/>
          <w:sz w:val="24"/>
          <w:szCs w:val="24"/>
          <w:lang w:val="kk-KZ"/>
        </w:rPr>
      </w:pPr>
      <w:r>
        <w:rPr>
          <w:rFonts w:ascii="Times New Roman" w:hAnsi="Times New Roman"/>
          <w:i/>
          <w:sz w:val="24"/>
          <w:szCs w:val="24"/>
          <w:lang w:val="kk-KZ"/>
        </w:rPr>
        <w:t>Рис</w:t>
      </w:r>
      <w:r w:rsidR="00D8254D" w:rsidRPr="000015E5">
        <w:rPr>
          <w:rFonts w:ascii="Times New Roman" w:hAnsi="Times New Roman"/>
          <w:i/>
          <w:sz w:val="24"/>
          <w:szCs w:val="24"/>
          <w:lang w:val="kk-KZ"/>
        </w:rPr>
        <w:t>.</w:t>
      </w:r>
      <w:ins w:id="153" w:author="Садыкова Жанар" w:date="2016-05-20T15:51:00Z">
        <w:r w:rsidR="00B65A28">
          <w:rPr>
            <w:rFonts w:ascii="Times New Roman" w:hAnsi="Times New Roman"/>
            <w:i/>
            <w:sz w:val="24"/>
            <w:szCs w:val="24"/>
            <w:lang w:val="kk-KZ"/>
          </w:rPr>
          <w:t>4</w:t>
        </w:r>
      </w:ins>
      <w:ins w:id="154" w:author="Садыкова Жанар" w:date="2016-05-20T17:05:00Z">
        <w:r w:rsidR="00714931">
          <w:rPr>
            <w:rFonts w:ascii="Times New Roman" w:hAnsi="Times New Roman"/>
            <w:i/>
            <w:sz w:val="24"/>
            <w:szCs w:val="24"/>
            <w:lang w:val="kk-KZ"/>
          </w:rPr>
          <w:t>2</w:t>
        </w:r>
      </w:ins>
      <w:del w:id="155" w:author="Садыкова Жанар" w:date="2016-05-20T15:51:00Z">
        <w:r w:rsidR="00823430" w:rsidDel="00B65A28">
          <w:rPr>
            <w:rFonts w:ascii="Times New Roman" w:hAnsi="Times New Roman"/>
            <w:i/>
            <w:sz w:val="24"/>
            <w:szCs w:val="24"/>
            <w:lang w:val="kk-KZ"/>
          </w:rPr>
          <w:delText>33</w:delText>
        </w:r>
      </w:del>
    </w:p>
    <w:p w:rsidR="00D8254D" w:rsidRDefault="00D8254D" w:rsidP="000015E5">
      <w:pPr>
        <w:pStyle w:val="a7"/>
        <w:ind w:left="0"/>
        <w:rPr>
          <w:rFonts w:ascii="Times New Roman" w:hAnsi="Times New Roman"/>
          <w:sz w:val="24"/>
          <w:szCs w:val="24"/>
        </w:rPr>
      </w:pPr>
    </w:p>
    <w:p w:rsidR="000015E5" w:rsidRDefault="00D8254D" w:rsidP="000015E5">
      <w:pPr>
        <w:pStyle w:val="a7"/>
        <w:ind w:left="0"/>
        <w:rPr>
          <w:rFonts w:ascii="Times New Roman" w:hAnsi="Times New Roman"/>
          <w:sz w:val="24"/>
          <w:szCs w:val="24"/>
        </w:rPr>
      </w:pPr>
      <w:r>
        <w:rPr>
          <w:rFonts w:ascii="Times New Roman" w:hAnsi="Times New Roman"/>
          <w:sz w:val="24"/>
          <w:szCs w:val="24"/>
        </w:rPr>
        <w:t>В открывшемся окне указываем ссылку и нажимаем на кнопку «Добавить».</w:t>
      </w:r>
      <w:r w:rsidR="000015E5" w:rsidRPr="000015E5">
        <w:rPr>
          <w:rFonts w:ascii="Times New Roman" w:hAnsi="Times New Roman"/>
          <w:sz w:val="24"/>
          <w:szCs w:val="24"/>
        </w:rPr>
        <w:t xml:space="preserve"> </w:t>
      </w:r>
    </w:p>
    <w:p w:rsidR="00D8254D" w:rsidRDefault="00D8254D" w:rsidP="000015E5">
      <w:pPr>
        <w:pStyle w:val="a7"/>
        <w:ind w:left="0"/>
        <w:rPr>
          <w:rFonts w:ascii="Times New Roman" w:hAnsi="Times New Roman"/>
          <w:sz w:val="24"/>
          <w:szCs w:val="24"/>
        </w:rPr>
      </w:pPr>
      <w:r>
        <w:rPr>
          <w:rFonts w:ascii="Times New Roman" w:hAnsi="Times New Roman"/>
          <w:noProof/>
          <w:sz w:val="24"/>
          <w:szCs w:val="24"/>
          <w:lang w:eastAsia="ru-RU"/>
        </w:rPr>
        <w:drawing>
          <wp:inline distT="0" distB="0" distL="0" distR="0" wp14:anchorId="11F7D105" wp14:editId="6B1A616A">
            <wp:extent cx="6115050" cy="1781175"/>
            <wp:effectExtent l="0" t="0" r="0"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15050" cy="1781175"/>
                    </a:xfrm>
                    <a:prstGeom prst="rect">
                      <a:avLst/>
                    </a:prstGeom>
                    <a:noFill/>
                    <a:ln>
                      <a:noFill/>
                    </a:ln>
                  </pic:spPr>
                </pic:pic>
              </a:graphicData>
            </a:graphic>
          </wp:inline>
        </w:drawing>
      </w:r>
    </w:p>
    <w:p w:rsidR="00D8254D" w:rsidRDefault="005D52A6" w:rsidP="00D8254D">
      <w:pPr>
        <w:pStyle w:val="a7"/>
        <w:ind w:left="284"/>
        <w:jc w:val="center"/>
        <w:rPr>
          <w:rFonts w:ascii="Times New Roman" w:hAnsi="Times New Roman"/>
          <w:i/>
          <w:sz w:val="24"/>
          <w:szCs w:val="24"/>
          <w:lang w:val="kk-KZ"/>
        </w:rPr>
      </w:pPr>
      <w:r>
        <w:rPr>
          <w:rFonts w:ascii="Times New Roman" w:hAnsi="Times New Roman"/>
          <w:i/>
          <w:sz w:val="24"/>
          <w:szCs w:val="24"/>
          <w:lang w:val="kk-KZ"/>
        </w:rPr>
        <w:t>Рис</w:t>
      </w:r>
      <w:r w:rsidR="00D8254D" w:rsidRPr="000015E5">
        <w:rPr>
          <w:rFonts w:ascii="Times New Roman" w:hAnsi="Times New Roman"/>
          <w:i/>
          <w:sz w:val="24"/>
          <w:szCs w:val="24"/>
          <w:lang w:val="kk-KZ"/>
        </w:rPr>
        <w:t>.</w:t>
      </w:r>
      <w:ins w:id="156" w:author="Садыкова Жанар" w:date="2016-05-20T15:51:00Z">
        <w:r w:rsidR="00B65A28">
          <w:rPr>
            <w:rFonts w:ascii="Times New Roman" w:hAnsi="Times New Roman"/>
            <w:i/>
            <w:sz w:val="24"/>
            <w:szCs w:val="24"/>
            <w:lang w:val="kk-KZ"/>
          </w:rPr>
          <w:t>4</w:t>
        </w:r>
      </w:ins>
      <w:ins w:id="157" w:author="Садыкова Жанар" w:date="2016-05-20T17:05:00Z">
        <w:r w:rsidR="00714931">
          <w:rPr>
            <w:rFonts w:ascii="Times New Roman" w:hAnsi="Times New Roman"/>
            <w:i/>
            <w:sz w:val="24"/>
            <w:szCs w:val="24"/>
            <w:lang w:val="kk-KZ"/>
          </w:rPr>
          <w:t>2</w:t>
        </w:r>
      </w:ins>
      <w:del w:id="158" w:author="Садыкова Жанар" w:date="2016-05-20T15:51:00Z">
        <w:r w:rsidR="00823430" w:rsidDel="00B65A28">
          <w:rPr>
            <w:rFonts w:ascii="Times New Roman" w:hAnsi="Times New Roman"/>
            <w:i/>
            <w:sz w:val="24"/>
            <w:szCs w:val="24"/>
            <w:lang w:val="kk-KZ"/>
          </w:rPr>
          <w:delText>34</w:delText>
        </w:r>
      </w:del>
    </w:p>
    <w:p w:rsidR="00077FA3" w:rsidRDefault="00077FA3" w:rsidP="00077FA3">
      <w:pPr>
        <w:pStyle w:val="a7"/>
        <w:numPr>
          <w:ilvl w:val="0"/>
          <w:numId w:val="6"/>
        </w:numPr>
        <w:rPr>
          <w:rFonts w:ascii="Times New Roman" w:hAnsi="Times New Roman"/>
          <w:b/>
          <w:sz w:val="24"/>
          <w:szCs w:val="24"/>
        </w:rPr>
      </w:pPr>
      <w:r w:rsidRPr="00077FA3">
        <w:rPr>
          <w:rFonts w:ascii="Times New Roman" w:hAnsi="Times New Roman"/>
          <w:b/>
          <w:sz w:val="24"/>
          <w:szCs w:val="24"/>
        </w:rPr>
        <w:t>Изменение статуса проекта</w:t>
      </w:r>
    </w:p>
    <w:p w:rsidR="00077FA3" w:rsidRDefault="00077FA3" w:rsidP="00077FA3">
      <w:pPr>
        <w:pStyle w:val="a7"/>
        <w:ind w:left="1068"/>
        <w:rPr>
          <w:rFonts w:ascii="Times New Roman" w:hAnsi="Times New Roman"/>
          <w:sz w:val="24"/>
          <w:szCs w:val="24"/>
        </w:rPr>
      </w:pPr>
      <w:r>
        <w:rPr>
          <w:rFonts w:ascii="Times New Roman" w:hAnsi="Times New Roman"/>
          <w:sz w:val="24"/>
          <w:szCs w:val="24"/>
        </w:rPr>
        <w:t>На момент создания проекта по умолчанию присваивается статус «на мониторинге».</w:t>
      </w:r>
    </w:p>
    <w:p w:rsidR="00077FA3" w:rsidRDefault="00077FA3" w:rsidP="00077FA3">
      <w:pPr>
        <w:pStyle w:val="a7"/>
        <w:ind w:left="1068"/>
        <w:rPr>
          <w:rFonts w:ascii="Times New Roman" w:hAnsi="Times New Roman"/>
          <w:sz w:val="24"/>
          <w:szCs w:val="24"/>
        </w:rPr>
      </w:pPr>
      <w:r>
        <w:rPr>
          <w:rFonts w:ascii="Times New Roman" w:hAnsi="Times New Roman"/>
          <w:sz w:val="24"/>
          <w:szCs w:val="24"/>
        </w:rPr>
        <w:lastRenderedPageBreak/>
        <w:t xml:space="preserve">Кроме этого, есть возможность изменения статуса проекта на «Завершен» или «Расторгнут». </w:t>
      </w:r>
      <w:r w:rsidR="00411379">
        <w:rPr>
          <w:rFonts w:ascii="Times New Roman" w:hAnsi="Times New Roman"/>
          <w:sz w:val="24"/>
          <w:szCs w:val="24"/>
        </w:rPr>
        <w:t xml:space="preserve"> Для этого проходим в системе на вкладку «проекты» и открываем сам проект.</w:t>
      </w:r>
    </w:p>
    <w:p w:rsidR="00D722E2" w:rsidRDefault="00D722E2" w:rsidP="00D722E2">
      <w:pPr>
        <w:pStyle w:val="a7"/>
        <w:ind w:left="0"/>
        <w:rPr>
          <w:rFonts w:ascii="Times New Roman" w:hAnsi="Times New Roman"/>
          <w:sz w:val="24"/>
          <w:szCs w:val="24"/>
        </w:rPr>
      </w:pPr>
      <w:r>
        <w:rPr>
          <w:rFonts w:ascii="Times New Roman" w:hAnsi="Times New Roman"/>
          <w:noProof/>
          <w:sz w:val="24"/>
          <w:szCs w:val="24"/>
          <w:lang w:eastAsia="ru-RU"/>
        </w:rPr>
        <w:drawing>
          <wp:inline distT="0" distB="0" distL="0" distR="0" wp14:anchorId="6E180CFA" wp14:editId="2BB6BB32">
            <wp:extent cx="6383655" cy="333819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83655" cy="3338195"/>
                    </a:xfrm>
                    <a:prstGeom prst="rect">
                      <a:avLst/>
                    </a:prstGeom>
                    <a:noFill/>
                    <a:ln>
                      <a:noFill/>
                    </a:ln>
                  </pic:spPr>
                </pic:pic>
              </a:graphicData>
            </a:graphic>
          </wp:inline>
        </w:drawing>
      </w:r>
    </w:p>
    <w:p w:rsidR="00411379" w:rsidRDefault="00411379" w:rsidP="00D64F9A">
      <w:pPr>
        <w:pStyle w:val="a7"/>
        <w:ind w:left="0"/>
        <w:jc w:val="center"/>
        <w:rPr>
          <w:rFonts w:ascii="Times New Roman" w:hAnsi="Times New Roman"/>
          <w:i/>
          <w:sz w:val="24"/>
          <w:szCs w:val="24"/>
          <w:lang w:val="kk-KZ"/>
        </w:rPr>
      </w:pPr>
      <w:r>
        <w:rPr>
          <w:rFonts w:ascii="Times New Roman" w:hAnsi="Times New Roman"/>
          <w:i/>
          <w:sz w:val="24"/>
          <w:szCs w:val="24"/>
          <w:lang w:val="kk-KZ"/>
        </w:rPr>
        <w:t>Рис</w:t>
      </w:r>
      <w:r w:rsidRPr="000015E5">
        <w:rPr>
          <w:rFonts w:ascii="Times New Roman" w:hAnsi="Times New Roman"/>
          <w:i/>
          <w:sz w:val="24"/>
          <w:szCs w:val="24"/>
          <w:lang w:val="kk-KZ"/>
        </w:rPr>
        <w:t>.</w:t>
      </w:r>
      <w:ins w:id="159" w:author="Садыкова Жанар" w:date="2016-05-20T17:05:00Z">
        <w:r w:rsidR="00714931">
          <w:rPr>
            <w:rFonts w:ascii="Times New Roman" w:hAnsi="Times New Roman"/>
            <w:i/>
            <w:sz w:val="24"/>
            <w:szCs w:val="24"/>
            <w:lang w:val="kk-KZ"/>
          </w:rPr>
          <w:t>44</w:t>
        </w:r>
      </w:ins>
      <w:del w:id="160" w:author="Садыкова Жанар" w:date="2016-05-20T15:51:00Z">
        <w:r w:rsidR="00823430" w:rsidDel="00B65A28">
          <w:rPr>
            <w:rFonts w:ascii="Times New Roman" w:hAnsi="Times New Roman"/>
            <w:i/>
            <w:sz w:val="24"/>
            <w:szCs w:val="24"/>
            <w:lang w:val="kk-KZ"/>
          </w:rPr>
          <w:delText>35</w:delText>
        </w:r>
      </w:del>
    </w:p>
    <w:p w:rsidR="00411379" w:rsidRDefault="00411379" w:rsidP="00411379">
      <w:pPr>
        <w:pStyle w:val="a7"/>
        <w:ind w:left="0" w:firstLine="284"/>
        <w:jc w:val="both"/>
        <w:rPr>
          <w:rFonts w:ascii="Times New Roman" w:hAnsi="Times New Roman"/>
          <w:sz w:val="24"/>
          <w:szCs w:val="24"/>
        </w:rPr>
      </w:pPr>
      <w:r>
        <w:rPr>
          <w:rFonts w:ascii="Times New Roman" w:hAnsi="Times New Roman"/>
          <w:sz w:val="24"/>
          <w:szCs w:val="24"/>
        </w:rPr>
        <w:t xml:space="preserve">В блоке статус проекта есть ссылка «Изменить </w:t>
      </w:r>
      <w:r w:rsidR="00436646">
        <w:rPr>
          <w:rFonts w:ascii="Times New Roman" w:hAnsi="Times New Roman"/>
          <w:sz w:val="24"/>
          <w:szCs w:val="24"/>
        </w:rPr>
        <w:t>статус проекта</w:t>
      </w:r>
      <w:r>
        <w:rPr>
          <w:rFonts w:ascii="Times New Roman" w:hAnsi="Times New Roman"/>
          <w:sz w:val="24"/>
          <w:szCs w:val="24"/>
        </w:rPr>
        <w:t xml:space="preserve">», </w:t>
      </w:r>
      <w:r w:rsidR="005469C4">
        <w:rPr>
          <w:rFonts w:ascii="Times New Roman" w:hAnsi="Times New Roman"/>
          <w:sz w:val="24"/>
          <w:szCs w:val="24"/>
        </w:rPr>
        <w:t xml:space="preserve">нужно нажать </w:t>
      </w:r>
      <w:r>
        <w:rPr>
          <w:rFonts w:ascii="Times New Roman" w:hAnsi="Times New Roman"/>
          <w:sz w:val="24"/>
          <w:szCs w:val="24"/>
        </w:rPr>
        <w:t xml:space="preserve">на нее. В открывшемся окне необходимо в обязательном порядке прикрепить файл решения Правления и выбрать нужный статус:  </w:t>
      </w:r>
    </w:p>
    <w:p w:rsidR="00411379" w:rsidRDefault="00411379" w:rsidP="00411379">
      <w:pPr>
        <w:pStyle w:val="a7"/>
        <w:numPr>
          <w:ilvl w:val="0"/>
          <w:numId w:val="11"/>
        </w:numPr>
        <w:jc w:val="both"/>
        <w:rPr>
          <w:rFonts w:ascii="Times New Roman" w:hAnsi="Times New Roman"/>
          <w:sz w:val="24"/>
          <w:szCs w:val="24"/>
        </w:rPr>
      </w:pPr>
      <w:r>
        <w:rPr>
          <w:rFonts w:ascii="Times New Roman" w:hAnsi="Times New Roman"/>
          <w:sz w:val="24"/>
          <w:szCs w:val="24"/>
        </w:rPr>
        <w:t>Расторгнуть</w:t>
      </w:r>
    </w:p>
    <w:p w:rsidR="00411379" w:rsidRDefault="00411379" w:rsidP="00411379">
      <w:pPr>
        <w:pStyle w:val="a7"/>
        <w:numPr>
          <w:ilvl w:val="0"/>
          <w:numId w:val="11"/>
        </w:numPr>
        <w:jc w:val="both"/>
        <w:rPr>
          <w:rFonts w:ascii="Times New Roman" w:hAnsi="Times New Roman"/>
          <w:sz w:val="24"/>
          <w:szCs w:val="24"/>
        </w:rPr>
      </w:pPr>
      <w:r>
        <w:rPr>
          <w:rFonts w:ascii="Times New Roman" w:hAnsi="Times New Roman"/>
          <w:sz w:val="24"/>
          <w:szCs w:val="24"/>
        </w:rPr>
        <w:t>Завершить</w:t>
      </w:r>
    </w:p>
    <w:p w:rsidR="00D64F9A" w:rsidRDefault="00D64F9A" w:rsidP="00411379">
      <w:pPr>
        <w:pStyle w:val="a7"/>
        <w:ind w:left="0" w:firstLine="284"/>
        <w:jc w:val="both"/>
        <w:rPr>
          <w:rFonts w:ascii="Times New Roman" w:hAnsi="Times New Roman"/>
          <w:sz w:val="24"/>
          <w:szCs w:val="24"/>
        </w:rPr>
      </w:pPr>
      <w:r>
        <w:rPr>
          <w:rFonts w:ascii="Times New Roman" w:hAnsi="Times New Roman"/>
          <w:noProof/>
          <w:sz w:val="24"/>
          <w:szCs w:val="24"/>
          <w:lang w:eastAsia="ru-RU"/>
        </w:rPr>
        <w:drawing>
          <wp:inline distT="0" distB="0" distL="0" distR="0" wp14:anchorId="1C38480E" wp14:editId="3631013A">
            <wp:extent cx="5357004" cy="238579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56783" cy="2385700"/>
                    </a:xfrm>
                    <a:prstGeom prst="rect">
                      <a:avLst/>
                    </a:prstGeom>
                    <a:noFill/>
                    <a:ln>
                      <a:noFill/>
                    </a:ln>
                  </pic:spPr>
                </pic:pic>
              </a:graphicData>
            </a:graphic>
          </wp:inline>
        </w:drawing>
      </w:r>
    </w:p>
    <w:p w:rsidR="00D64F9A" w:rsidRDefault="00D64F9A" w:rsidP="00D64F9A">
      <w:pPr>
        <w:pStyle w:val="a7"/>
        <w:ind w:left="0"/>
        <w:jc w:val="center"/>
        <w:rPr>
          <w:rFonts w:ascii="Times New Roman" w:hAnsi="Times New Roman"/>
          <w:i/>
          <w:sz w:val="24"/>
          <w:szCs w:val="24"/>
          <w:lang w:val="kk-KZ"/>
        </w:rPr>
      </w:pPr>
      <w:r>
        <w:rPr>
          <w:rFonts w:ascii="Times New Roman" w:hAnsi="Times New Roman"/>
          <w:i/>
          <w:sz w:val="24"/>
          <w:szCs w:val="24"/>
          <w:lang w:val="kk-KZ"/>
        </w:rPr>
        <w:t>Рис</w:t>
      </w:r>
      <w:r w:rsidRPr="000015E5">
        <w:rPr>
          <w:rFonts w:ascii="Times New Roman" w:hAnsi="Times New Roman"/>
          <w:i/>
          <w:sz w:val="24"/>
          <w:szCs w:val="24"/>
          <w:lang w:val="kk-KZ"/>
        </w:rPr>
        <w:t>.</w:t>
      </w:r>
      <w:ins w:id="161" w:author="Садыкова Жанар" w:date="2016-05-20T15:51:00Z">
        <w:r w:rsidR="00B65A28">
          <w:rPr>
            <w:rFonts w:ascii="Times New Roman" w:hAnsi="Times New Roman"/>
            <w:i/>
            <w:sz w:val="24"/>
            <w:szCs w:val="24"/>
            <w:lang w:val="kk-KZ"/>
          </w:rPr>
          <w:t>4</w:t>
        </w:r>
      </w:ins>
      <w:ins w:id="162" w:author="Садыкова Жанар" w:date="2016-05-20T17:05:00Z">
        <w:r w:rsidR="00714931">
          <w:rPr>
            <w:rFonts w:ascii="Times New Roman" w:hAnsi="Times New Roman"/>
            <w:i/>
            <w:sz w:val="24"/>
            <w:szCs w:val="24"/>
            <w:lang w:val="kk-KZ"/>
          </w:rPr>
          <w:t>5</w:t>
        </w:r>
      </w:ins>
      <w:del w:id="163" w:author="Садыкова Жанар" w:date="2016-05-20T15:51:00Z">
        <w:r w:rsidR="00823430" w:rsidDel="00B65A28">
          <w:rPr>
            <w:rFonts w:ascii="Times New Roman" w:hAnsi="Times New Roman"/>
            <w:i/>
            <w:sz w:val="24"/>
            <w:szCs w:val="24"/>
            <w:lang w:val="kk-KZ"/>
          </w:rPr>
          <w:delText>36</w:delText>
        </w:r>
      </w:del>
    </w:p>
    <w:p w:rsidR="00D64F9A" w:rsidRDefault="00D64F9A" w:rsidP="00411379">
      <w:pPr>
        <w:pStyle w:val="a7"/>
        <w:ind w:left="0" w:firstLine="284"/>
        <w:jc w:val="both"/>
        <w:rPr>
          <w:rFonts w:ascii="Times New Roman" w:hAnsi="Times New Roman"/>
          <w:sz w:val="24"/>
          <w:szCs w:val="24"/>
        </w:rPr>
      </w:pPr>
    </w:p>
    <w:p w:rsidR="00411379" w:rsidRDefault="00411379" w:rsidP="00411379">
      <w:pPr>
        <w:pStyle w:val="a7"/>
        <w:ind w:left="0" w:firstLine="284"/>
        <w:jc w:val="both"/>
        <w:rPr>
          <w:rFonts w:ascii="Times New Roman" w:hAnsi="Times New Roman"/>
          <w:sz w:val="24"/>
          <w:szCs w:val="24"/>
        </w:rPr>
      </w:pPr>
      <w:r>
        <w:rPr>
          <w:rFonts w:ascii="Times New Roman" w:hAnsi="Times New Roman"/>
          <w:sz w:val="24"/>
          <w:szCs w:val="24"/>
        </w:rPr>
        <w:t>При успешном изменении статуса выйдет системное сообщение:</w:t>
      </w:r>
    </w:p>
    <w:p w:rsidR="00411379" w:rsidRPr="00411379" w:rsidRDefault="00411379" w:rsidP="00411379">
      <w:pPr>
        <w:pStyle w:val="a7"/>
        <w:ind w:left="0" w:firstLine="284"/>
        <w:jc w:val="center"/>
        <w:rPr>
          <w:rFonts w:ascii="Times New Roman" w:hAnsi="Times New Roman"/>
          <w:i/>
          <w:sz w:val="24"/>
          <w:szCs w:val="24"/>
          <w:u w:val="single"/>
        </w:rPr>
      </w:pPr>
      <w:r w:rsidRPr="00411379">
        <w:rPr>
          <w:rFonts w:ascii="OpenSansSemiBold" w:hAnsi="OpenSansSemiBold"/>
          <w:i/>
          <w:color w:val="555555"/>
          <w:sz w:val="27"/>
          <w:szCs w:val="27"/>
          <w:u w:val="single"/>
          <w:shd w:val="clear" w:color="auto" w:fill="FFFFFF"/>
        </w:rPr>
        <w:t>Статус проекта был изменен</w:t>
      </w:r>
      <w:r>
        <w:rPr>
          <w:rFonts w:ascii="OpenSansSemiBold" w:hAnsi="OpenSansSemiBold"/>
          <w:i/>
          <w:color w:val="555555"/>
          <w:sz w:val="27"/>
          <w:szCs w:val="27"/>
          <w:u w:val="single"/>
          <w:shd w:val="clear" w:color="auto" w:fill="FFFFFF"/>
        </w:rPr>
        <w:t>.</w:t>
      </w:r>
    </w:p>
    <w:p w:rsidR="00411379" w:rsidRDefault="00B65A28" w:rsidP="00B65A28">
      <w:pPr>
        <w:pStyle w:val="a7"/>
        <w:numPr>
          <w:ilvl w:val="0"/>
          <w:numId w:val="6"/>
        </w:numPr>
        <w:rPr>
          <w:ins w:id="164" w:author="Садыкова Жанар" w:date="2016-05-20T15:52:00Z"/>
          <w:rFonts w:ascii="Times New Roman" w:hAnsi="Times New Roman"/>
          <w:b/>
          <w:sz w:val="24"/>
          <w:szCs w:val="24"/>
        </w:rPr>
      </w:pPr>
      <w:ins w:id="165" w:author="Садыкова Жанар" w:date="2016-05-20T15:52:00Z">
        <w:r w:rsidRPr="00B65A28">
          <w:rPr>
            <w:rFonts w:ascii="Times New Roman" w:hAnsi="Times New Roman"/>
            <w:b/>
            <w:sz w:val="24"/>
            <w:szCs w:val="24"/>
          </w:rPr>
          <w:t>Фильтры по проектам</w:t>
        </w:r>
      </w:ins>
    </w:p>
    <w:p w:rsidR="00AA2BBB" w:rsidRDefault="00B65A28" w:rsidP="00B65A28">
      <w:pPr>
        <w:pStyle w:val="a7"/>
        <w:ind w:left="0" w:firstLine="284"/>
        <w:jc w:val="both"/>
        <w:rPr>
          <w:ins w:id="166" w:author="Садыкова Жанар" w:date="2016-05-20T16:05:00Z"/>
          <w:rFonts w:ascii="Times New Roman" w:hAnsi="Times New Roman"/>
          <w:sz w:val="24"/>
          <w:szCs w:val="24"/>
        </w:rPr>
      </w:pPr>
      <w:ins w:id="167" w:author="Садыкова Жанар" w:date="2016-05-20T15:53:00Z">
        <w:r w:rsidRPr="00B65A28">
          <w:rPr>
            <w:rFonts w:ascii="Times New Roman" w:hAnsi="Times New Roman"/>
            <w:sz w:val="24"/>
            <w:szCs w:val="24"/>
          </w:rPr>
          <w:t xml:space="preserve">Для формирования сводного отчета по всем проектам, необходимо </w:t>
        </w:r>
      </w:ins>
      <w:ins w:id="168" w:author="Садыкова Жанар" w:date="2016-05-20T16:01:00Z">
        <w:r w:rsidR="00AA2BBB">
          <w:rPr>
            <w:rFonts w:ascii="Times New Roman" w:hAnsi="Times New Roman"/>
            <w:sz w:val="24"/>
            <w:szCs w:val="24"/>
          </w:rPr>
          <w:t xml:space="preserve">пройти на вкладку </w:t>
        </w:r>
      </w:ins>
      <w:ins w:id="169" w:author="Садыкова Жанар" w:date="2016-05-20T16:02:00Z">
        <w:r w:rsidR="00AA2BBB">
          <w:rPr>
            <w:rFonts w:ascii="Times New Roman" w:hAnsi="Times New Roman"/>
            <w:sz w:val="24"/>
            <w:szCs w:val="24"/>
          </w:rPr>
          <w:t>«Фильтры»</w:t>
        </w:r>
      </w:ins>
      <w:ins w:id="170" w:author="Садыкова Жанар" w:date="2016-05-20T16:05:00Z">
        <w:r w:rsidR="00AA2BBB">
          <w:rPr>
            <w:rFonts w:ascii="Times New Roman" w:hAnsi="Times New Roman"/>
            <w:sz w:val="24"/>
            <w:szCs w:val="24"/>
          </w:rPr>
          <w:t>.</w:t>
        </w:r>
      </w:ins>
    </w:p>
    <w:p w:rsidR="00B65A28" w:rsidRPr="00AA2BBB" w:rsidRDefault="00AA2BBB" w:rsidP="00AA2BBB">
      <w:pPr>
        <w:pStyle w:val="a7"/>
        <w:ind w:left="0" w:firstLine="284"/>
        <w:jc w:val="both"/>
        <w:rPr>
          <w:ins w:id="171" w:author="Садыкова Жанар" w:date="2016-05-20T15:53:00Z"/>
          <w:rFonts w:ascii="Times New Roman" w:hAnsi="Times New Roman"/>
          <w:sz w:val="24"/>
          <w:szCs w:val="24"/>
        </w:rPr>
      </w:pPr>
      <w:ins w:id="172" w:author="Садыкова Жанар" w:date="2016-05-20T16:05:00Z">
        <w:r>
          <w:rPr>
            <w:rFonts w:ascii="Times New Roman" w:hAnsi="Times New Roman"/>
            <w:sz w:val="24"/>
            <w:szCs w:val="24"/>
          </w:rPr>
          <w:lastRenderedPageBreak/>
          <w:t xml:space="preserve">«Фильтр по реестру проектов» - отображает общую информацию по проектам, чтобы запустить отчет необходимо </w:t>
        </w:r>
      </w:ins>
      <w:ins w:id="173" w:author="Садыкова Жанар" w:date="2016-05-20T16:06:00Z">
        <w:r>
          <w:rPr>
            <w:rFonts w:ascii="Times New Roman" w:hAnsi="Times New Roman"/>
            <w:sz w:val="24"/>
            <w:szCs w:val="24"/>
          </w:rPr>
          <w:t xml:space="preserve">указать дату и </w:t>
        </w:r>
      </w:ins>
      <w:ins w:id="174" w:author="Садыкова Жанар" w:date="2016-05-20T16:05:00Z">
        <w:r>
          <w:rPr>
            <w:rFonts w:ascii="Times New Roman" w:hAnsi="Times New Roman"/>
            <w:sz w:val="24"/>
            <w:szCs w:val="24"/>
          </w:rPr>
          <w:t>в</w:t>
        </w:r>
      </w:ins>
      <w:ins w:id="175" w:author="Садыкова Жанар" w:date="2016-05-20T15:53:00Z">
        <w:r w:rsidR="00B65A28" w:rsidRPr="00B65A28">
          <w:rPr>
            <w:rFonts w:ascii="Times New Roman" w:hAnsi="Times New Roman"/>
            <w:sz w:val="24"/>
            <w:szCs w:val="24"/>
          </w:rPr>
          <w:t xml:space="preserve">ыбрать столбцы в отчете, затем нажать на кнопку «выгрузить в </w:t>
        </w:r>
        <w:proofErr w:type="spellStart"/>
        <w:r w:rsidR="00B65A28" w:rsidRPr="00B65A28">
          <w:rPr>
            <w:rFonts w:ascii="Times New Roman" w:hAnsi="Times New Roman"/>
            <w:sz w:val="24"/>
            <w:szCs w:val="24"/>
          </w:rPr>
          <w:t>Excel</w:t>
        </w:r>
        <w:proofErr w:type="spellEnd"/>
        <w:r w:rsidR="00B65A28" w:rsidRPr="00B65A28">
          <w:rPr>
            <w:rFonts w:ascii="Times New Roman" w:hAnsi="Times New Roman"/>
            <w:sz w:val="24"/>
            <w:szCs w:val="24"/>
          </w:rPr>
          <w:t>»</w:t>
        </w:r>
        <w:r>
          <w:rPr>
            <w:rFonts w:ascii="Times New Roman" w:hAnsi="Times New Roman"/>
            <w:sz w:val="24"/>
            <w:szCs w:val="24"/>
          </w:rPr>
          <w:t xml:space="preserve">. </w:t>
        </w:r>
        <w:r w:rsidR="00B65A28" w:rsidRPr="00AA2BBB">
          <w:rPr>
            <w:rFonts w:ascii="Times New Roman" w:hAnsi="Times New Roman"/>
            <w:sz w:val="24"/>
            <w:szCs w:val="24"/>
          </w:rPr>
          <w:t xml:space="preserve">Период равняется дате договора. </w:t>
        </w:r>
      </w:ins>
    </w:p>
    <w:p w:rsidR="00B65A28" w:rsidRDefault="00AA2BBB" w:rsidP="00AA2BBB">
      <w:pPr>
        <w:pStyle w:val="a7"/>
        <w:ind w:left="-142"/>
        <w:rPr>
          <w:ins w:id="176" w:author="Садыкова Жанар" w:date="2016-05-20T16:03:00Z"/>
          <w:rFonts w:ascii="Times New Roman" w:hAnsi="Times New Roman"/>
          <w:sz w:val="24"/>
          <w:szCs w:val="24"/>
        </w:rPr>
      </w:pPr>
      <w:ins w:id="177" w:author="Садыкова Жанар" w:date="2016-05-20T16:03:00Z">
        <w:r>
          <w:rPr>
            <w:rFonts w:ascii="Times New Roman" w:hAnsi="Times New Roman"/>
            <w:noProof/>
            <w:sz w:val="24"/>
            <w:szCs w:val="24"/>
            <w:lang w:eastAsia="ru-RU"/>
            <w:rPrChange w:id="178">
              <w:rPr>
                <w:rFonts w:ascii="Times New Roman" w:eastAsia="Times New Roman" w:hAnsi="Times New Roman"/>
                <w:noProof/>
                <w:sz w:val="20"/>
                <w:szCs w:val="20"/>
                <w:lang w:eastAsia="ru-RU"/>
              </w:rPr>
            </w:rPrChange>
          </w:rPr>
          <w:drawing>
            <wp:inline distT="0" distB="0" distL="0" distR="0" wp14:anchorId="02BEF521" wp14:editId="72CEB2C0">
              <wp:extent cx="6379845" cy="4923155"/>
              <wp:effectExtent l="0" t="0" r="190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79845" cy="4923155"/>
                      </a:xfrm>
                      <a:prstGeom prst="rect">
                        <a:avLst/>
                      </a:prstGeom>
                      <a:noFill/>
                      <a:ln>
                        <a:noFill/>
                      </a:ln>
                    </pic:spPr>
                  </pic:pic>
                </a:graphicData>
              </a:graphic>
            </wp:inline>
          </w:drawing>
        </w:r>
      </w:ins>
    </w:p>
    <w:p w:rsidR="00AA2BBB" w:rsidRDefault="00AA2BBB" w:rsidP="00AA2BBB">
      <w:pPr>
        <w:pStyle w:val="a7"/>
        <w:ind w:left="0"/>
        <w:jc w:val="center"/>
        <w:rPr>
          <w:ins w:id="179" w:author="Садыкова Жанар" w:date="2016-05-20T16:04:00Z"/>
          <w:rFonts w:ascii="Times New Roman" w:hAnsi="Times New Roman"/>
          <w:i/>
          <w:sz w:val="24"/>
          <w:szCs w:val="24"/>
          <w:lang w:val="kk-KZ"/>
        </w:rPr>
      </w:pPr>
      <w:ins w:id="180" w:author="Садыкова Жанар" w:date="2016-05-20T16:03:00Z">
        <w:r>
          <w:rPr>
            <w:rFonts w:ascii="Times New Roman" w:hAnsi="Times New Roman"/>
            <w:i/>
            <w:sz w:val="24"/>
            <w:szCs w:val="24"/>
            <w:lang w:val="kk-KZ"/>
          </w:rPr>
          <w:t>Рис</w:t>
        </w:r>
        <w:r w:rsidRPr="000015E5">
          <w:rPr>
            <w:rFonts w:ascii="Times New Roman" w:hAnsi="Times New Roman"/>
            <w:i/>
            <w:sz w:val="24"/>
            <w:szCs w:val="24"/>
            <w:lang w:val="kk-KZ"/>
          </w:rPr>
          <w:t>.</w:t>
        </w:r>
        <w:r>
          <w:rPr>
            <w:rFonts w:ascii="Times New Roman" w:hAnsi="Times New Roman"/>
            <w:i/>
            <w:sz w:val="24"/>
            <w:szCs w:val="24"/>
            <w:lang w:val="kk-KZ"/>
          </w:rPr>
          <w:t>4</w:t>
        </w:r>
      </w:ins>
      <w:ins w:id="181" w:author="Садыкова Жанар" w:date="2016-05-20T17:05:00Z">
        <w:r w:rsidR="00714931">
          <w:rPr>
            <w:rFonts w:ascii="Times New Roman" w:hAnsi="Times New Roman"/>
            <w:i/>
            <w:sz w:val="24"/>
            <w:szCs w:val="24"/>
            <w:lang w:val="kk-KZ"/>
          </w:rPr>
          <w:t>6</w:t>
        </w:r>
      </w:ins>
    </w:p>
    <w:p w:rsidR="00AA2BBB" w:rsidRDefault="00D722AB" w:rsidP="00AA2BBB">
      <w:pPr>
        <w:pStyle w:val="a7"/>
        <w:ind w:left="0"/>
        <w:rPr>
          <w:ins w:id="182" w:author="Садыкова Жанар" w:date="2016-05-20T16:04:00Z"/>
          <w:rFonts w:ascii="Times New Roman" w:hAnsi="Times New Roman"/>
          <w:i/>
          <w:sz w:val="24"/>
          <w:szCs w:val="24"/>
          <w:lang w:val="kk-KZ"/>
        </w:rPr>
      </w:pPr>
      <w:ins w:id="183" w:author="Садыкова Жанар" w:date="2016-05-20T16:07:00Z">
        <w:r>
          <w:rPr>
            <w:rFonts w:ascii="Times New Roman" w:hAnsi="Times New Roman"/>
            <w:sz w:val="24"/>
            <w:szCs w:val="24"/>
          </w:rPr>
          <w:t>«Фильтр по показателям проекта» - отображает данные по форме показателей эффективности проекта.</w:t>
        </w:r>
      </w:ins>
      <w:ins w:id="184" w:author="Садыкова Жанар" w:date="2016-05-20T16:09:00Z">
        <w:r>
          <w:rPr>
            <w:rFonts w:ascii="Times New Roman" w:hAnsi="Times New Roman"/>
            <w:sz w:val="24"/>
            <w:szCs w:val="24"/>
          </w:rPr>
          <w:t xml:space="preserve"> Необходимо указать проект и дату заполнения формы по показателям и </w:t>
        </w:r>
      </w:ins>
      <w:ins w:id="185" w:author="Садыкова Жанар" w:date="2016-05-20T16:10:00Z">
        <w:r w:rsidRPr="00B65A28">
          <w:rPr>
            <w:rFonts w:ascii="Times New Roman" w:hAnsi="Times New Roman"/>
            <w:sz w:val="24"/>
            <w:szCs w:val="24"/>
          </w:rPr>
          <w:t>нажать на кнопку «выгрузить в Excel»</w:t>
        </w:r>
        <w:r>
          <w:rPr>
            <w:rFonts w:ascii="Times New Roman" w:hAnsi="Times New Roman"/>
            <w:sz w:val="24"/>
            <w:szCs w:val="24"/>
          </w:rPr>
          <w:t>.</w:t>
        </w:r>
      </w:ins>
    </w:p>
    <w:p w:rsidR="00AA2BBB" w:rsidRDefault="00AA2BBB" w:rsidP="00AA2BBB">
      <w:pPr>
        <w:pStyle w:val="a7"/>
        <w:ind w:left="0"/>
        <w:rPr>
          <w:ins w:id="186" w:author="Садыкова Жанар" w:date="2016-05-20T16:07:00Z"/>
          <w:rFonts w:ascii="Times New Roman" w:hAnsi="Times New Roman"/>
          <w:i/>
          <w:sz w:val="24"/>
          <w:szCs w:val="24"/>
          <w:lang w:val="kk-KZ"/>
        </w:rPr>
      </w:pPr>
      <w:ins w:id="187" w:author="Садыкова Жанар" w:date="2016-05-20T16:04:00Z">
        <w:r>
          <w:rPr>
            <w:rFonts w:ascii="Times New Roman" w:hAnsi="Times New Roman"/>
            <w:i/>
            <w:noProof/>
            <w:sz w:val="24"/>
            <w:szCs w:val="24"/>
            <w:lang w:eastAsia="ru-RU"/>
            <w:rPrChange w:id="188">
              <w:rPr>
                <w:rFonts w:ascii="Times New Roman" w:eastAsia="Times New Roman" w:hAnsi="Times New Roman"/>
                <w:noProof/>
                <w:sz w:val="20"/>
                <w:szCs w:val="20"/>
                <w:lang w:eastAsia="ru-RU"/>
              </w:rPr>
            </w:rPrChange>
          </w:rPr>
          <w:drawing>
            <wp:inline distT="0" distB="0" distL="0" distR="0" wp14:anchorId="7EAC5FB1" wp14:editId="35E00874">
              <wp:extent cx="6388735" cy="2030730"/>
              <wp:effectExtent l="0" t="0" r="0" b="762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88735" cy="2030730"/>
                      </a:xfrm>
                      <a:prstGeom prst="rect">
                        <a:avLst/>
                      </a:prstGeom>
                      <a:noFill/>
                      <a:ln>
                        <a:noFill/>
                      </a:ln>
                    </pic:spPr>
                  </pic:pic>
                </a:graphicData>
              </a:graphic>
            </wp:inline>
          </w:drawing>
        </w:r>
      </w:ins>
    </w:p>
    <w:p w:rsidR="00D722AB" w:rsidRDefault="00D722AB" w:rsidP="00D722AB">
      <w:pPr>
        <w:pStyle w:val="a7"/>
        <w:ind w:left="0"/>
        <w:jc w:val="center"/>
        <w:rPr>
          <w:ins w:id="189" w:author="Садыкова Жанар" w:date="2016-05-20T16:07:00Z"/>
          <w:rFonts w:ascii="Times New Roman" w:hAnsi="Times New Roman"/>
          <w:i/>
          <w:sz w:val="24"/>
          <w:szCs w:val="24"/>
          <w:lang w:val="kk-KZ"/>
        </w:rPr>
      </w:pPr>
      <w:ins w:id="190" w:author="Садыкова Жанар" w:date="2016-05-20T16:07:00Z">
        <w:r>
          <w:rPr>
            <w:rFonts w:ascii="Times New Roman" w:hAnsi="Times New Roman"/>
            <w:i/>
            <w:sz w:val="24"/>
            <w:szCs w:val="24"/>
            <w:lang w:val="kk-KZ"/>
          </w:rPr>
          <w:t>Рис</w:t>
        </w:r>
        <w:r w:rsidRPr="000015E5">
          <w:rPr>
            <w:rFonts w:ascii="Times New Roman" w:hAnsi="Times New Roman"/>
            <w:i/>
            <w:sz w:val="24"/>
            <w:szCs w:val="24"/>
            <w:lang w:val="kk-KZ"/>
          </w:rPr>
          <w:t>.</w:t>
        </w:r>
        <w:r w:rsidR="00714931">
          <w:rPr>
            <w:rFonts w:ascii="Times New Roman" w:hAnsi="Times New Roman"/>
            <w:i/>
            <w:sz w:val="24"/>
            <w:szCs w:val="24"/>
            <w:lang w:val="kk-KZ"/>
          </w:rPr>
          <w:t>4</w:t>
        </w:r>
      </w:ins>
      <w:ins w:id="191" w:author="Садыкова Жанар" w:date="2016-05-20T17:05:00Z">
        <w:r w:rsidR="00714931">
          <w:rPr>
            <w:rFonts w:ascii="Times New Roman" w:hAnsi="Times New Roman"/>
            <w:i/>
            <w:sz w:val="24"/>
            <w:szCs w:val="24"/>
            <w:lang w:val="kk-KZ"/>
          </w:rPr>
          <w:t>7</w:t>
        </w:r>
      </w:ins>
    </w:p>
    <w:p w:rsidR="00D722AB" w:rsidRDefault="00D722AB" w:rsidP="00AA2BBB">
      <w:pPr>
        <w:pStyle w:val="a7"/>
        <w:ind w:left="0"/>
        <w:rPr>
          <w:ins w:id="192" w:author="Садыкова Жанар" w:date="2016-05-20T16:03:00Z"/>
          <w:rFonts w:ascii="Times New Roman" w:hAnsi="Times New Roman"/>
          <w:i/>
          <w:sz w:val="24"/>
          <w:szCs w:val="24"/>
          <w:lang w:val="kk-KZ"/>
        </w:rPr>
      </w:pPr>
    </w:p>
    <w:p w:rsidR="00AA2BBB" w:rsidRPr="00B65A28" w:rsidRDefault="00AA2BBB" w:rsidP="00AA2BBB">
      <w:pPr>
        <w:pStyle w:val="a7"/>
        <w:ind w:left="-142"/>
        <w:rPr>
          <w:rFonts w:ascii="Times New Roman" w:hAnsi="Times New Roman"/>
          <w:sz w:val="24"/>
          <w:szCs w:val="24"/>
        </w:rPr>
      </w:pPr>
    </w:p>
    <w:p w:rsidR="00D8254D" w:rsidRDefault="00D8254D" w:rsidP="00D8254D">
      <w:pPr>
        <w:pStyle w:val="a7"/>
        <w:numPr>
          <w:ilvl w:val="0"/>
          <w:numId w:val="6"/>
        </w:numPr>
        <w:rPr>
          <w:rFonts w:ascii="Times New Roman" w:hAnsi="Times New Roman"/>
          <w:b/>
          <w:sz w:val="24"/>
          <w:szCs w:val="24"/>
        </w:rPr>
      </w:pPr>
      <w:r w:rsidRPr="00D8254D">
        <w:rPr>
          <w:rFonts w:ascii="Times New Roman" w:hAnsi="Times New Roman"/>
          <w:b/>
          <w:sz w:val="24"/>
          <w:szCs w:val="24"/>
        </w:rPr>
        <w:t>Дополнительно</w:t>
      </w:r>
    </w:p>
    <w:p w:rsidR="00D8254D" w:rsidRDefault="00D8254D" w:rsidP="00D8254D">
      <w:pPr>
        <w:ind w:left="708"/>
        <w:rPr>
          <w:sz w:val="24"/>
          <w:szCs w:val="24"/>
        </w:rPr>
      </w:pPr>
      <w:r w:rsidRPr="00D8254D">
        <w:rPr>
          <w:sz w:val="24"/>
          <w:szCs w:val="24"/>
        </w:rPr>
        <w:lastRenderedPageBreak/>
        <w:t xml:space="preserve">Для удобства </w:t>
      </w:r>
      <w:r>
        <w:rPr>
          <w:sz w:val="24"/>
          <w:szCs w:val="24"/>
        </w:rPr>
        <w:t xml:space="preserve">взаимодействия эксперта и </w:t>
      </w:r>
      <w:proofErr w:type="spellStart"/>
      <w:r>
        <w:rPr>
          <w:sz w:val="24"/>
          <w:szCs w:val="24"/>
        </w:rPr>
        <w:t>грантополучателя</w:t>
      </w:r>
      <w:proofErr w:type="spellEnd"/>
      <w:r>
        <w:rPr>
          <w:sz w:val="24"/>
          <w:szCs w:val="24"/>
        </w:rPr>
        <w:t xml:space="preserve"> в системе реализован онлайн чат. </w:t>
      </w:r>
      <w:proofErr w:type="gramStart"/>
      <w:r>
        <w:rPr>
          <w:sz w:val="24"/>
          <w:szCs w:val="24"/>
        </w:rPr>
        <w:t>Эксперт</w:t>
      </w:r>
      <w:proofErr w:type="gramEnd"/>
      <w:r>
        <w:rPr>
          <w:sz w:val="24"/>
          <w:szCs w:val="24"/>
        </w:rPr>
        <w:t xml:space="preserve"> на верху экрана нажимая на кнопку «онлайн чат» открывает окно переписки с </w:t>
      </w:r>
      <w:proofErr w:type="spellStart"/>
      <w:r>
        <w:rPr>
          <w:sz w:val="24"/>
          <w:szCs w:val="24"/>
        </w:rPr>
        <w:t>грантополучателями</w:t>
      </w:r>
      <w:proofErr w:type="spellEnd"/>
      <w:r>
        <w:rPr>
          <w:sz w:val="24"/>
          <w:szCs w:val="24"/>
        </w:rPr>
        <w:t xml:space="preserve"> в разрезе проектов.</w:t>
      </w:r>
    </w:p>
    <w:p w:rsidR="00D8254D" w:rsidRDefault="00D8254D" w:rsidP="00D8254D">
      <w:pPr>
        <w:ind w:left="708"/>
        <w:rPr>
          <w:sz w:val="24"/>
          <w:szCs w:val="24"/>
        </w:rPr>
      </w:pPr>
    </w:p>
    <w:p w:rsidR="00D8254D" w:rsidDel="00B65A28" w:rsidRDefault="00823430" w:rsidP="00D8254D">
      <w:pPr>
        <w:pStyle w:val="a7"/>
        <w:ind w:left="284"/>
        <w:jc w:val="center"/>
        <w:rPr>
          <w:del w:id="193" w:author="Садыкова Жанар" w:date="2016-05-20T15:52:00Z"/>
          <w:rFonts w:ascii="Times New Roman" w:hAnsi="Times New Roman"/>
          <w:i/>
          <w:sz w:val="24"/>
          <w:szCs w:val="24"/>
          <w:lang w:val="kk-KZ"/>
        </w:rPr>
      </w:pPr>
      <w:del w:id="194" w:author="Садыкова Жанар" w:date="2016-05-20T15:52:00Z">
        <w:r w:rsidDel="00B65A28">
          <w:rPr>
            <w:rFonts w:ascii="Times New Roman" w:hAnsi="Times New Roman"/>
            <w:i/>
            <w:sz w:val="24"/>
            <w:szCs w:val="24"/>
            <w:lang w:val="kk-KZ"/>
          </w:rPr>
          <w:delText>Рис.37</w:delText>
        </w:r>
      </w:del>
    </w:p>
    <w:p w:rsidR="00D8254D" w:rsidRDefault="00DD7C5C" w:rsidP="00D8254D">
      <w:pPr>
        <w:ind w:left="708"/>
        <w:rPr>
          <w:sz w:val="24"/>
          <w:szCs w:val="24"/>
        </w:rPr>
      </w:pPr>
      <w:r>
        <w:rPr>
          <w:sz w:val="24"/>
          <w:szCs w:val="24"/>
        </w:rPr>
        <w:t>Эксперт в</w:t>
      </w:r>
      <w:r w:rsidR="00D8254D">
        <w:rPr>
          <w:sz w:val="24"/>
          <w:szCs w:val="24"/>
        </w:rPr>
        <w:t>водит сообщение на экране и нажимает на «Отправить».</w:t>
      </w:r>
    </w:p>
    <w:p w:rsidR="00A50864" w:rsidRPr="00A262F3" w:rsidRDefault="00A50864" w:rsidP="00DD7C5C">
      <w:pPr>
        <w:rPr>
          <w:sz w:val="24"/>
          <w:szCs w:val="24"/>
        </w:rPr>
      </w:pPr>
      <w:r>
        <w:rPr>
          <w:sz w:val="24"/>
          <w:szCs w:val="24"/>
        </w:rPr>
        <w:t xml:space="preserve">Так же на верху экрана, нажав на кнопку «Уведомления», </w:t>
      </w:r>
    </w:p>
    <w:p w:rsidR="00D8254D" w:rsidRDefault="00A50864" w:rsidP="00A50864">
      <w:pPr>
        <w:rPr>
          <w:sz w:val="24"/>
          <w:szCs w:val="24"/>
        </w:rPr>
      </w:pPr>
      <w:r w:rsidRPr="00A262F3">
        <w:rPr>
          <w:sz w:val="24"/>
          <w:szCs w:val="24"/>
        </w:rPr>
        <w:t>отображаются напомин</w:t>
      </w:r>
      <w:r>
        <w:rPr>
          <w:sz w:val="24"/>
          <w:szCs w:val="24"/>
        </w:rPr>
        <w:t>ания касательно проектов эксперта.</w:t>
      </w:r>
    </w:p>
    <w:p w:rsidR="00A50864" w:rsidRDefault="008B7D4E" w:rsidP="00A50864">
      <w:pPr>
        <w:jc w:val="center"/>
        <w:rPr>
          <w:sz w:val="24"/>
          <w:szCs w:val="24"/>
        </w:rPr>
      </w:pPr>
      <w:r>
        <w:rPr>
          <w:noProof/>
          <w:sz w:val="24"/>
          <w:szCs w:val="24"/>
        </w:rPr>
        <w:drawing>
          <wp:inline distT="0" distB="0" distL="0" distR="0">
            <wp:extent cx="5071745" cy="375348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71745" cy="3753485"/>
                    </a:xfrm>
                    <a:prstGeom prst="rect">
                      <a:avLst/>
                    </a:prstGeom>
                    <a:noFill/>
                    <a:ln>
                      <a:noFill/>
                    </a:ln>
                  </pic:spPr>
                </pic:pic>
              </a:graphicData>
            </a:graphic>
          </wp:inline>
        </w:drawing>
      </w:r>
    </w:p>
    <w:p w:rsidR="00A50864" w:rsidRDefault="00823430" w:rsidP="00A50864">
      <w:pPr>
        <w:pStyle w:val="a7"/>
        <w:ind w:left="284"/>
        <w:jc w:val="center"/>
        <w:rPr>
          <w:rFonts w:ascii="Times New Roman" w:hAnsi="Times New Roman"/>
          <w:i/>
          <w:sz w:val="24"/>
          <w:szCs w:val="24"/>
          <w:lang w:val="kk-KZ"/>
        </w:rPr>
      </w:pPr>
      <w:r>
        <w:rPr>
          <w:rFonts w:ascii="Times New Roman" w:hAnsi="Times New Roman"/>
          <w:i/>
          <w:sz w:val="24"/>
          <w:szCs w:val="24"/>
          <w:lang w:val="kk-KZ"/>
        </w:rPr>
        <w:t>Рис.</w:t>
      </w:r>
      <w:ins w:id="195" w:author="Садыкова Жанар" w:date="2016-05-20T15:52:00Z">
        <w:r w:rsidR="00D722AB">
          <w:rPr>
            <w:rFonts w:ascii="Times New Roman" w:hAnsi="Times New Roman"/>
            <w:i/>
            <w:sz w:val="24"/>
            <w:szCs w:val="24"/>
            <w:lang w:val="kk-KZ"/>
          </w:rPr>
          <w:t>4</w:t>
        </w:r>
      </w:ins>
      <w:ins w:id="196" w:author="Садыкова Жанар" w:date="2016-05-20T17:05:00Z">
        <w:r w:rsidR="00714931">
          <w:rPr>
            <w:rFonts w:ascii="Times New Roman" w:hAnsi="Times New Roman"/>
            <w:i/>
            <w:sz w:val="24"/>
            <w:szCs w:val="24"/>
            <w:lang w:val="kk-KZ"/>
          </w:rPr>
          <w:t>9</w:t>
        </w:r>
      </w:ins>
      <w:del w:id="197" w:author="Садыкова Жанар" w:date="2016-05-20T15:52:00Z">
        <w:r w:rsidDel="00B65A28">
          <w:rPr>
            <w:rFonts w:ascii="Times New Roman" w:hAnsi="Times New Roman"/>
            <w:i/>
            <w:sz w:val="24"/>
            <w:szCs w:val="24"/>
            <w:lang w:val="kk-KZ"/>
          </w:rPr>
          <w:delText>38</w:delText>
        </w:r>
      </w:del>
    </w:p>
    <w:p w:rsidR="00F85277" w:rsidRDefault="00F85277" w:rsidP="00F85277">
      <w:pPr>
        <w:ind w:firstLine="284"/>
        <w:rPr>
          <w:sz w:val="24"/>
          <w:szCs w:val="24"/>
        </w:rPr>
      </w:pPr>
    </w:p>
    <w:p w:rsidR="00D722AB" w:rsidRDefault="00D722AB" w:rsidP="00D722AB">
      <w:pPr>
        <w:ind w:left="708" w:firstLine="708"/>
        <w:jc w:val="both"/>
        <w:rPr>
          <w:sz w:val="24"/>
          <w:szCs w:val="24"/>
        </w:rPr>
      </w:pPr>
      <w:r>
        <w:rPr>
          <w:sz w:val="24"/>
          <w:szCs w:val="24"/>
        </w:rPr>
        <w:t xml:space="preserve">Так же наверху экрана имеется кнопка «Уведомления». Нажав на нее, можно посмотреть  какие уведомления  либо </w:t>
      </w:r>
      <w:r w:rsidRPr="00A262F3">
        <w:rPr>
          <w:sz w:val="24"/>
          <w:szCs w:val="24"/>
        </w:rPr>
        <w:t>напомин</w:t>
      </w:r>
      <w:r>
        <w:rPr>
          <w:sz w:val="24"/>
          <w:szCs w:val="24"/>
        </w:rPr>
        <w:t xml:space="preserve">ания касательно проекта  получил </w:t>
      </w:r>
      <w:proofErr w:type="spellStart"/>
      <w:r>
        <w:rPr>
          <w:sz w:val="24"/>
          <w:szCs w:val="24"/>
        </w:rPr>
        <w:t>Грантополучатель</w:t>
      </w:r>
      <w:proofErr w:type="spellEnd"/>
      <w:r>
        <w:rPr>
          <w:sz w:val="24"/>
          <w:szCs w:val="24"/>
        </w:rPr>
        <w:t xml:space="preserve"> (Рис 46). </w:t>
      </w:r>
    </w:p>
    <w:p w:rsidR="00D722AB" w:rsidRDefault="00D722AB" w:rsidP="00D722AB">
      <w:pPr>
        <w:ind w:left="708" w:firstLine="708"/>
        <w:jc w:val="both"/>
        <w:rPr>
          <w:sz w:val="24"/>
          <w:szCs w:val="24"/>
        </w:rPr>
      </w:pPr>
      <w:r>
        <w:rPr>
          <w:sz w:val="24"/>
          <w:szCs w:val="24"/>
        </w:rPr>
        <w:t>В случае, появления нового уведомления, рядом с текстом «уведомления» появляется количество новых уведомлений  указанных красным цветом.</w:t>
      </w:r>
    </w:p>
    <w:p w:rsidR="00D722AB" w:rsidRDefault="00D722AB" w:rsidP="00D722AB">
      <w:pPr>
        <w:jc w:val="center"/>
        <w:rPr>
          <w:sz w:val="24"/>
          <w:szCs w:val="24"/>
        </w:rPr>
      </w:pPr>
      <w:r>
        <w:rPr>
          <w:noProof/>
          <w:sz w:val="24"/>
          <w:szCs w:val="24"/>
        </w:rPr>
        <w:lastRenderedPageBreak/>
        <w:drawing>
          <wp:inline distT="0" distB="0" distL="0" distR="0" wp14:anchorId="69B33E3D" wp14:editId="1C679935">
            <wp:extent cx="3348990" cy="3799840"/>
            <wp:effectExtent l="0" t="0" r="381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48990" cy="3799840"/>
                    </a:xfrm>
                    <a:prstGeom prst="rect">
                      <a:avLst/>
                    </a:prstGeom>
                    <a:noFill/>
                    <a:ln>
                      <a:noFill/>
                    </a:ln>
                  </pic:spPr>
                </pic:pic>
              </a:graphicData>
            </a:graphic>
          </wp:inline>
        </w:drawing>
      </w:r>
    </w:p>
    <w:p w:rsidR="00D722AB" w:rsidRDefault="00D722AB" w:rsidP="00D722AB">
      <w:pPr>
        <w:pStyle w:val="a7"/>
        <w:ind w:left="284"/>
        <w:jc w:val="center"/>
        <w:rPr>
          <w:rFonts w:ascii="Times New Roman" w:hAnsi="Times New Roman"/>
          <w:i/>
          <w:sz w:val="24"/>
          <w:szCs w:val="24"/>
          <w:lang w:val="kk-KZ"/>
        </w:rPr>
      </w:pPr>
      <w:r>
        <w:rPr>
          <w:rFonts w:ascii="Times New Roman" w:hAnsi="Times New Roman"/>
          <w:i/>
          <w:sz w:val="24"/>
          <w:szCs w:val="24"/>
          <w:lang w:val="kk-KZ"/>
        </w:rPr>
        <w:t>Рис.</w:t>
      </w:r>
      <w:ins w:id="198" w:author="Садыкова Жанар" w:date="2016-05-20T17:05:00Z">
        <w:r w:rsidR="00714931">
          <w:rPr>
            <w:rFonts w:ascii="Times New Roman" w:hAnsi="Times New Roman"/>
            <w:i/>
            <w:sz w:val="24"/>
            <w:szCs w:val="24"/>
            <w:lang w:val="kk-KZ"/>
          </w:rPr>
          <w:t>50</w:t>
        </w:r>
      </w:ins>
      <w:bookmarkStart w:id="199" w:name="_GoBack"/>
      <w:bookmarkEnd w:id="199"/>
      <w:del w:id="200" w:author="Садыкова Жанар" w:date="2016-05-20T17:05:00Z">
        <w:r w:rsidDel="00714931">
          <w:rPr>
            <w:rFonts w:ascii="Times New Roman" w:hAnsi="Times New Roman"/>
            <w:i/>
            <w:sz w:val="24"/>
            <w:szCs w:val="24"/>
            <w:lang w:val="kk-KZ"/>
          </w:rPr>
          <w:delText>4</w:delText>
        </w:r>
      </w:del>
      <w:del w:id="201" w:author="Садыкова Жанар" w:date="2016-05-20T16:09:00Z">
        <w:r w:rsidDel="00D722AB">
          <w:rPr>
            <w:rFonts w:ascii="Times New Roman" w:hAnsi="Times New Roman"/>
            <w:i/>
            <w:sz w:val="24"/>
            <w:szCs w:val="24"/>
            <w:lang w:val="kk-KZ"/>
          </w:rPr>
          <w:delText>6</w:delText>
        </w:r>
      </w:del>
    </w:p>
    <w:p w:rsidR="00A50864" w:rsidRPr="00D8254D" w:rsidRDefault="00A50864" w:rsidP="00A50864">
      <w:pPr>
        <w:jc w:val="center"/>
        <w:rPr>
          <w:sz w:val="24"/>
          <w:szCs w:val="24"/>
        </w:rPr>
      </w:pPr>
    </w:p>
    <w:sectPr w:rsidR="00A50864" w:rsidRPr="00D8254D" w:rsidSect="00711C1E">
      <w:headerReference w:type="default" r:id="rId65"/>
      <w:footerReference w:type="even" r:id="rId66"/>
      <w:footerReference w:type="default" r:id="rId67"/>
      <w:headerReference w:type="first" r:id="rId68"/>
      <w:pgSz w:w="11906" w:h="16838" w:code="9"/>
      <w:pgMar w:top="1384" w:right="709" w:bottom="425" w:left="1134" w:header="284" w:footer="454"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5C05" w:rsidRDefault="00235C05" w:rsidP="00E30824">
      <w:r>
        <w:separator/>
      </w:r>
    </w:p>
  </w:endnote>
  <w:endnote w:type="continuationSeparator" w:id="0">
    <w:p w:rsidR="00235C05" w:rsidRDefault="00235C05" w:rsidP="00E30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OpenSansSemiBold">
    <w:altName w:val="Times New Roman"/>
    <w:panose1 w:val="00000000000000000000"/>
    <w:charset w:val="00"/>
    <w:family w:val="roman"/>
    <w:notTrueType/>
    <w:pitch w:val="default"/>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2999" w:rsidRDefault="009A52D8" w:rsidP="006A227F">
    <w:pPr>
      <w:pStyle w:val="a5"/>
      <w:framePr w:wrap="around" w:vAnchor="text" w:hAnchor="margin" w:xAlign="right" w:y="1"/>
      <w:rPr>
        <w:rStyle w:val="a9"/>
      </w:rPr>
    </w:pPr>
    <w:r>
      <w:rPr>
        <w:rStyle w:val="a9"/>
      </w:rPr>
      <w:fldChar w:fldCharType="begin"/>
    </w:r>
    <w:r w:rsidR="00EF5471">
      <w:rPr>
        <w:rStyle w:val="a9"/>
      </w:rPr>
      <w:instrText xml:space="preserve">PAGE  </w:instrText>
    </w:r>
    <w:r>
      <w:rPr>
        <w:rStyle w:val="a9"/>
      </w:rPr>
      <w:fldChar w:fldCharType="end"/>
    </w:r>
  </w:p>
  <w:p w:rsidR="00B12999" w:rsidRDefault="00235C05" w:rsidP="00146D08">
    <w:pPr>
      <w:pStyle w:val="a5"/>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2999" w:rsidRDefault="009A52D8" w:rsidP="006A227F">
    <w:pPr>
      <w:pStyle w:val="a5"/>
      <w:framePr w:wrap="around" w:vAnchor="text" w:hAnchor="margin" w:xAlign="right" w:y="1"/>
      <w:rPr>
        <w:rStyle w:val="a9"/>
      </w:rPr>
    </w:pPr>
    <w:r>
      <w:rPr>
        <w:rStyle w:val="a9"/>
      </w:rPr>
      <w:fldChar w:fldCharType="begin"/>
    </w:r>
    <w:r w:rsidR="00EF5471">
      <w:rPr>
        <w:rStyle w:val="a9"/>
      </w:rPr>
      <w:instrText xml:space="preserve">PAGE  </w:instrText>
    </w:r>
    <w:r>
      <w:rPr>
        <w:rStyle w:val="a9"/>
      </w:rPr>
      <w:fldChar w:fldCharType="separate"/>
    </w:r>
    <w:r w:rsidR="00714931">
      <w:rPr>
        <w:rStyle w:val="a9"/>
        <w:noProof/>
      </w:rPr>
      <w:t>24</w:t>
    </w:r>
    <w:r>
      <w:rPr>
        <w:rStyle w:val="a9"/>
      </w:rPr>
      <w:fldChar w:fldCharType="end"/>
    </w:r>
  </w:p>
  <w:p w:rsidR="00B12999" w:rsidRDefault="00235C05" w:rsidP="00146D08">
    <w:pPr>
      <w:pStyle w:val="a5"/>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5C05" w:rsidRDefault="00235C05" w:rsidP="00E30824">
      <w:r>
        <w:separator/>
      </w:r>
    </w:p>
  </w:footnote>
  <w:footnote w:type="continuationSeparator" w:id="0">
    <w:p w:rsidR="00235C05" w:rsidRDefault="00235C05" w:rsidP="00E3082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1C1E" w:rsidRDefault="00711C1E">
    <w:pPr>
      <w:pStyle w:val="a3"/>
    </w:pPr>
    <w:r w:rsidRPr="006938FF">
      <w:rPr>
        <w:bCs/>
        <w:noProof/>
        <w:sz w:val="24"/>
        <w:szCs w:val="24"/>
      </w:rPr>
      <w:drawing>
        <wp:inline distT="0" distB="0" distL="0" distR="0" wp14:anchorId="2FC6AFC1" wp14:editId="745147CA">
          <wp:extent cx="1765190" cy="572494"/>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765190" cy="572494"/>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2999" w:rsidRDefault="00711C1E" w:rsidP="00711C1E">
    <w:pPr>
      <w:pStyle w:val="a3"/>
      <w:tabs>
        <w:tab w:val="clear" w:pos="4153"/>
        <w:tab w:val="center" w:pos="4395"/>
      </w:tabs>
    </w:pPr>
    <w:r w:rsidRPr="006938FF">
      <w:rPr>
        <w:bCs/>
        <w:noProof/>
        <w:sz w:val="24"/>
        <w:szCs w:val="24"/>
      </w:rPr>
      <w:drawing>
        <wp:anchor distT="0" distB="0" distL="114300" distR="114300" simplePos="0" relativeHeight="251659264" behindDoc="0" locked="0" layoutInCell="1" allowOverlap="1" wp14:anchorId="6D3C17ED" wp14:editId="356ECF91">
          <wp:simplePos x="0" y="0"/>
          <wp:positionH relativeFrom="column">
            <wp:posOffset>-113665</wp:posOffset>
          </wp:positionH>
          <wp:positionV relativeFrom="paragraph">
            <wp:posOffset>54610</wp:posOffset>
          </wp:positionV>
          <wp:extent cx="1764665" cy="572135"/>
          <wp:effectExtent l="0" t="0" r="0" b="0"/>
          <wp:wrapNone/>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764665" cy="572135"/>
                  </a:xfrm>
                  <a:prstGeom prst="rect">
                    <a:avLst/>
                  </a:prstGeom>
                </pic:spPr>
              </pic:pic>
            </a:graphicData>
          </a:graphic>
          <wp14:sizeRelH relativeFrom="page">
            <wp14:pctWidth>0</wp14:pctWidth>
          </wp14:sizeRelH>
          <wp14:sizeRelV relativeFrom="page">
            <wp14:pctHeight>0</wp14:pctHeight>
          </wp14:sizeRelV>
        </wp:anchor>
      </w:drawing>
    </w:r>
    <w:r w:rsidRPr="00906A9A">
      <w:rPr>
        <w:noProof/>
      </w:rPr>
      <w:drawing>
        <wp:anchor distT="0" distB="0" distL="114300" distR="114300" simplePos="0" relativeHeight="251660288" behindDoc="0" locked="0" layoutInCell="1" allowOverlap="1" wp14:anchorId="771DB9E0" wp14:editId="4A70BC29">
          <wp:simplePos x="0" y="0"/>
          <wp:positionH relativeFrom="column">
            <wp:posOffset>4600575</wp:posOffset>
          </wp:positionH>
          <wp:positionV relativeFrom="paragraph">
            <wp:posOffset>-9525</wp:posOffset>
          </wp:positionV>
          <wp:extent cx="1389600" cy="538914"/>
          <wp:effectExtent l="0" t="0" r="0" b="0"/>
          <wp:wrapNone/>
          <wp:docPr id="58" name="Picture 2" descr="http://gew.kz/wp-content/uploads/2013/11/Alma-clo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http://gew.kz/wp-content/uploads/2013/11/Alma-cloud.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89600" cy="538914"/>
                  </a:xfrm>
                  <a:prstGeom prst="rect">
                    <a:avLst/>
                  </a:prstGeom>
                  <a:noFill/>
                  <a:extLst/>
                </pic:spPr>
              </pic:pic>
            </a:graphicData>
          </a:graphic>
          <wp14:sizeRelH relativeFrom="margin">
            <wp14:pctWidth>0</wp14:pctWidth>
          </wp14:sizeRelH>
          <wp14:sizeRelV relativeFrom="margin">
            <wp14:pctHeight>0</wp14:pctHeight>
          </wp14:sizeRelV>
        </wp:anchor>
      </w:drawing>
    </w:r>
    <w:r>
      <w:tab/>
    </w:r>
    <w:r>
      <w:tab/>
    </w:r>
    <w:r>
      <w:tab/>
    </w:r>
    <w:r>
      <w:tab/>
    </w:r>
    <w:r>
      <w:tab/>
    </w:r>
    <w:r>
      <w:tab/>
    </w:r>
    <w:r>
      <w:tab/>
    </w:r>
    <w:r>
      <w:tab/>
    </w:r>
    <w:r>
      <w:tab/>
    </w:r>
    <w:r>
      <w:tab/>
    </w:r>
    <w:r>
      <w:tab/>
    </w:r>
    <w:r w:rsidRPr="00711C1E">
      <w:t xml:space="preserve"> </w:t>
    </w:r>
    <w:r w:rsidR="00BD5C06">
      <w:t xml:space="preserve">Инструкция пользователя </w:t>
    </w:r>
    <w:proofErr w:type="gramStart"/>
    <w:r w:rsidR="00BD5C06">
      <w:t>ЭК</w:t>
    </w:r>
    <w:proofErr w:type="gramEnd"/>
    <w:r w:rsidR="00BD5C06">
      <w:t xml:space="preserve"> эксперта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AE28F6"/>
    <w:multiLevelType w:val="hybridMultilevel"/>
    <w:tmpl w:val="5186F686"/>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24EC2ED7"/>
    <w:multiLevelType w:val="hybridMultilevel"/>
    <w:tmpl w:val="EF44AEF8"/>
    <w:lvl w:ilvl="0" w:tplc="4C363CF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nsid w:val="3EE33C91"/>
    <w:multiLevelType w:val="multilevel"/>
    <w:tmpl w:val="84AEAA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44F23294"/>
    <w:multiLevelType w:val="hybridMultilevel"/>
    <w:tmpl w:val="0A98CDEA"/>
    <w:lvl w:ilvl="0" w:tplc="0419000D">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4B362A10"/>
    <w:multiLevelType w:val="hybridMultilevel"/>
    <w:tmpl w:val="AC04AFD2"/>
    <w:lvl w:ilvl="0" w:tplc="FFFFFFFF">
      <w:start w:val="1"/>
      <w:numFmt w:val="bullet"/>
      <w:lvlText w:val="−"/>
      <w:lvlJc w:val="left"/>
      <w:pPr>
        <w:ind w:left="720" w:hanging="360"/>
      </w:pPr>
      <w:rPr>
        <w:rFonts w:ascii="Times New Roman" w:hAnsi="Times New Roman" w:cs="Times New Roman"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4FEA10E8"/>
    <w:multiLevelType w:val="hybridMultilevel"/>
    <w:tmpl w:val="A2EA8C9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nsid w:val="4FF8132A"/>
    <w:multiLevelType w:val="hybridMultilevel"/>
    <w:tmpl w:val="3992F41E"/>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5D694595"/>
    <w:multiLevelType w:val="hybridMultilevel"/>
    <w:tmpl w:val="3488C8A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8">
    <w:nsid w:val="65E261DD"/>
    <w:multiLevelType w:val="hybridMultilevel"/>
    <w:tmpl w:val="4F8896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6D69283C"/>
    <w:multiLevelType w:val="hybridMultilevel"/>
    <w:tmpl w:val="97528F5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nsid w:val="7AB83FAE"/>
    <w:multiLevelType w:val="hybridMultilevel"/>
    <w:tmpl w:val="498A9F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7E817727"/>
    <w:multiLevelType w:val="hybridMultilevel"/>
    <w:tmpl w:val="DB969834"/>
    <w:lvl w:ilvl="0" w:tplc="FFFFFFFF">
      <w:start w:val="1"/>
      <w:numFmt w:val="bullet"/>
      <w:lvlText w:val="−"/>
      <w:lvlJc w:val="left"/>
      <w:pPr>
        <w:ind w:left="1287" w:hanging="360"/>
      </w:pPr>
      <w:rPr>
        <w:rFonts w:ascii="Times New Roman" w:hAnsi="Times New Roman" w:cs="Times New Roman" w:hint="default"/>
        <w:color w:val="auto"/>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1"/>
  </w:num>
  <w:num w:numId="2">
    <w:abstractNumId w:val="3"/>
  </w:num>
  <w:num w:numId="3">
    <w:abstractNumId w:val="9"/>
  </w:num>
  <w:num w:numId="4">
    <w:abstractNumId w:val="4"/>
  </w:num>
  <w:num w:numId="5">
    <w:abstractNumId w:val="5"/>
  </w:num>
  <w:num w:numId="6">
    <w:abstractNumId w:val="1"/>
  </w:num>
  <w:num w:numId="7">
    <w:abstractNumId w:val="8"/>
  </w:num>
  <w:num w:numId="8">
    <w:abstractNumId w:val="6"/>
  </w:num>
  <w:num w:numId="9">
    <w:abstractNumId w:val="10"/>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olkyn Baimukhanova">
    <w15:presenceInfo w15:providerId="AD" w15:userId="S-1-5-21-645807436-1342355903-1504975297-301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trackRevisions/>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0824"/>
    <w:rsid w:val="000015E5"/>
    <w:rsid w:val="00002464"/>
    <w:rsid w:val="00003460"/>
    <w:rsid w:val="00004C71"/>
    <w:rsid w:val="000144AD"/>
    <w:rsid w:val="00021199"/>
    <w:rsid w:val="00023E97"/>
    <w:rsid w:val="00026269"/>
    <w:rsid w:val="00031030"/>
    <w:rsid w:val="00041031"/>
    <w:rsid w:val="00043E50"/>
    <w:rsid w:val="0004504F"/>
    <w:rsid w:val="00045913"/>
    <w:rsid w:val="000515D3"/>
    <w:rsid w:val="000617D2"/>
    <w:rsid w:val="000640B0"/>
    <w:rsid w:val="000655CA"/>
    <w:rsid w:val="0006685F"/>
    <w:rsid w:val="00066AB7"/>
    <w:rsid w:val="00072F81"/>
    <w:rsid w:val="00077FA3"/>
    <w:rsid w:val="000833C4"/>
    <w:rsid w:val="000878C8"/>
    <w:rsid w:val="0009141B"/>
    <w:rsid w:val="00095505"/>
    <w:rsid w:val="000A2264"/>
    <w:rsid w:val="000A22F6"/>
    <w:rsid w:val="000A6134"/>
    <w:rsid w:val="000B3C5E"/>
    <w:rsid w:val="000B618F"/>
    <w:rsid w:val="000C1A99"/>
    <w:rsid w:val="000C1DBF"/>
    <w:rsid w:val="000D1730"/>
    <w:rsid w:val="000D307C"/>
    <w:rsid w:val="000D3C81"/>
    <w:rsid w:val="000E4EAB"/>
    <w:rsid w:val="00100D2E"/>
    <w:rsid w:val="00105699"/>
    <w:rsid w:val="0012139A"/>
    <w:rsid w:val="00124117"/>
    <w:rsid w:val="00130B3C"/>
    <w:rsid w:val="001311E7"/>
    <w:rsid w:val="001335A5"/>
    <w:rsid w:val="001371F0"/>
    <w:rsid w:val="00137671"/>
    <w:rsid w:val="001566E0"/>
    <w:rsid w:val="0017654C"/>
    <w:rsid w:val="00176945"/>
    <w:rsid w:val="00180827"/>
    <w:rsid w:val="0018250C"/>
    <w:rsid w:val="00185DAC"/>
    <w:rsid w:val="001A2925"/>
    <w:rsid w:val="001A700B"/>
    <w:rsid w:val="001B276E"/>
    <w:rsid w:val="001B7A3A"/>
    <w:rsid w:val="001B7DA5"/>
    <w:rsid w:val="001C3F51"/>
    <w:rsid w:val="001D3832"/>
    <w:rsid w:val="001D7455"/>
    <w:rsid w:val="001E1703"/>
    <w:rsid w:val="001E5E96"/>
    <w:rsid w:val="001E611A"/>
    <w:rsid w:val="001E697E"/>
    <w:rsid w:val="001F0823"/>
    <w:rsid w:val="001F583F"/>
    <w:rsid w:val="002101F9"/>
    <w:rsid w:val="00235C05"/>
    <w:rsid w:val="0023795D"/>
    <w:rsid w:val="002402A6"/>
    <w:rsid w:val="0026620B"/>
    <w:rsid w:val="002668F2"/>
    <w:rsid w:val="00270779"/>
    <w:rsid w:val="00272E98"/>
    <w:rsid w:val="00273A3D"/>
    <w:rsid w:val="002956D1"/>
    <w:rsid w:val="002A6F78"/>
    <w:rsid w:val="002B0C68"/>
    <w:rsid w:val="002B6F04"/>
    <w:rsid w:val="002C2EAF"/>
    <w:rsid w:val="002C41FA"/>
    <w:rsid w:val="002C6B0A"/>
    <w:rsid w:val="002C7F85"/>
    <w:rsid w:val="002D27C6"/>
    <w:rsid w:val="002D5755"/>
    <w:rsid w:val="002D7B35"/>
    <w:rsid w:val="002D7C6A"/>
    <w:rsid w:val="002E0180"/>
    <w:rsid w:val="002E1018"/>
    <w:rsid w:val="002E3FD0"/>
    <w:rsid w:val="002E42A6"/>
    <w:rsid w:val="002F3A36"/>
    <w:rsid w:val="00301B87"/>
    <w:rsid w:val="00301E54"/>
    <w:rsid w:val="00311886"/>
    <w:rsid w:val="00321BE1"/>
    <w:rsid w:val="00326283"/>
    <w:rsid w:val="00331C10"/>
    <w:rsid w:val="003452AE"/>
    <w:rsid w:val="0034573C"/>
    <w:rsid w:val="00374D1D"/>
    <w:rsid w:val="00377851"/>
    <w:rsid w:val="0038379F"/>
    <w:rsid w:val="003855DC"/>
    <w:rsid w:val="003A5F0F"/>
    <w:rsid w:val="003B3DBB"/>
    <w:rsid w:val="003B73AD"/>
    <w:rsid w:val="003C5624"/>
    <w:rsid w:val="003D2946"/>
    <w:rsid w:val="003D58D9"/>
    <w:rsid w:val="003E0F34"/>
    <w:rsid w:val="003E759A"/>
    <w:rsid w:val="003F2F9B"/>
    <w:rsid w:val="0040444C"/>
    <w:rsid w:val="00411379"/>
    <w:rsid w:val="00416C8D"/>
    <w:rsid w:val="004174D8"/>
    <w:rsid w:val="00421C4F"/>
    <w:rsid w:val="00430D98"/>
    <w:rsid w:val="00436646"/>
    <w:rsid w:val="00442A3D"/>
    <w:rsid w:val="00444495"/>
    <w:rsid w:val="00447A03"/>
    <w:rsid w:val="0045090C"/>
    <w:rsid w:val="00454B47"/>
    <w:rsid w:val="00474562"/>
    <w:rsid w:val="00476B80"/>
    <w:rsid w:val="004820CF"/>
    <w:rsid w:val="00483158"/>
    <w:rsid w:val="00486062"/>
    <w:rsid w:val="004939E7"/>
    <w:rsid w:val="004A0C53"/>
    <w:rsid w:val="004A53C3"/>
    <w:rsid w:val="004B0D2F"/>
    <w:rsid w:val="004B5204"/>
    <w:rsid w:val="004B6AE5"/>
    <w:rsid w:val="004B7501"/>
    <w:rsid w:val="004C105A"/>
    <w:rsid w:val="004C69B7"/>
    <w:rsid w:val="004D3783"/>
    <w:rsid w:val="004F4956"/>
    <w:rsid w:val="0050440A"/>
    <w:rsid w:val="0050528B"/>
    <w:rsid w:val="00505D5B"/>
    <w:rsid w:val="00511EBD"/>
    <w:rsid w:val="00512766"/>
    <w:rsid w:val="00515876"/>
    <w:rsid w:val="00521365"/>
    <w:rsid w:val="0053227B"/>
    <w:rsid w:val="00544B18"/>
    <w:rsid w:val="00545A0D"/>
    <w:rsid w:val="005469C4"/>
    <w:rsid w:val="00556CA8"/>
    <w:rsid w:val="00557EB9"/>
    <w:rsid w:val="005607B9"/>
    <w:rsid w:val="00563A74"/>
    <w:rsid w:val="00564BF4"/>
    <w:rsid w:val="00573B37"/>
    <w:rsid w:val="0057771D"/>
    <w:rsid w:val="00585F49"/>
    <w:rsid w:val="00591377"/>
    <w:rsid w:val="0059695A"/>
    <w:rsid w:val="005B5B5A"/>
    <w:rsid w:val="005B77E3"/>
    <w:rsid w:val="005C214D"/>
    <w:rsid w:val="005C3DD3"/>
    <w:rsid w:val="005C3FE0"/>
    <w:rsid w:val="005D52A6"/>
    <w:rsid w:val="005D7A9D"/>
    <w:rsid w:val="005E056D"/>
    <w:rsid w:val="005F0FB3"/>
    <w:rsid w:val="005F1F5D"/>
    <w:rsid w:val="005F3197"/>
    <w:rsid w:val="005F5CCE"/>
    <w:rsid w:val="00601EF6"/>
    <w:rsid w:val="0061411F"/>
    <w:rsid w:val="00614AC7"/>
    <w:rsid w:val="00615806"/>
    <w:rsid w:val="006241A2"/>
    <w:rsid w:val="00627D74"/>
    <w:rsid w:val="006323E3"/>
    <w:rsid w:val="006515F8"/>
    <w:rsid w:val="00674463"/>
    <w:rsid w:val="00680C08"/>
    <w:rsid w:val="00690D36"/>
    <w:rsid w:val="00693CA0"/>
    <w:rsid w:val="0069418B"/>
    <w:rsid w:val="006A5CBC"/>
    <w:rsid w:val="006A7334"/>
    <w:rsid w:val="006B24A0"/>
    <w:rsid w:val="006B3A3A"/>
    <w:rsid w:val="006C02F5"/>
    <w:rsid w:val="006D01F5"/>
    <w:rsid w:val="006E2273"/>
    <w:rsid w:val="006E429E"/>
    <w:rsid w:val="006E5392"/>
    <w:rsid w:val="006E7654"/>
    <w:rsid w:val="006F50AA"/>
    <w:rsid w:val="006F53B0"/>
    <w:rsid w:val="006F7025"/>
    <w:rsid w:val="006F713D"/>
    <w:rsid w:val="00703575"/>
    <w:rsid w:val="00704F26"/>
    <w:rsid w:val="00705ED8"/>
    <w:rsid w:val="00707423"/>
    <w:rsid w:val="007075E9"/>
    <w:rsid w:val="00711C1E"/>
    <w:rsid w:val="00714931"/>
    <w:rsid w:val="007155D3"/>
    <w:rsid w:val="00723314"/>
    <w:rsid w:val="00723B7C"/>
    <w:rsid w:val="00725FF6"/>
    <w:rsid w:val="00733CEB"/>
    <w:rsid w:val="00743D27"/>
    <w:rsid w:val="00747801"/>
    <w:rsid w:val="007501B9"/>
    <w:rsid w:val="007552E4"/>
    <w:rsid w:val="00757D04"/>
    <w:rsid w:val="00760928"/>
    <w:rsid w:val="00761188"/>
    <w:rsid w:val="00762D20"/>
    <w:rsid w:val="00763FB5"/>
    <w:rsid w:val="00765294"/>
    <w:rsid w:val="0076750B"/>
    <w:rsid w:val="00773021"/>
    <w:rsid w:val="00780FFE"/>
    <w:rsid w:val="00785D6B"/>
    <w:rsid w:val="007943B5"/>
    <w:rsid w:val="00796099"/>
    <w:rsid w:val="007A1874"/>
    <w:rsid w:val="007A2B3B"/>
    <w:rsid w:val="007A308F"/>
    <w:rsid w:val="007B1208"/>
    <w:rsid w:val="007B487B"/>
    <w:rsid w:val="007B49AF"/>
    <w:rsid w:val="007B53FA"/>
    <w:rsid w:val="007C68B2"/>
    <w:rsid w:val="007E15A0"/>
    <w:rsid w:val="007E7C15"/>
    <w:rsid w:val="007F27C8"/>
    <w:rsid w:val="00800EFC"/>
    <w:rsid w:val="00804A97"/>
    <w:rsid w:val="00806E2F"/>
    <w:rsid w:val="00807A64"/>
    <w:rsid w:val="00823430"/>
    <w:rsid w:val="008272C7"/>
    <w:rsid w:val="008413D1"/>
    <w:rsid w:val="008430C1"/>
    <w:rsid w:val="0085454D"/>
    <w:rsid w:val="008559D5"/>
    <w:rsid w:val="00862438"/>
    <w:rsid w:val="00874DC7"/>
    <w:rsid w:val="00876B2D"/>
    <w:rsid w:val="00877EBA"/>
    <w:rsid w:val="008801E3"/>
    <w:rsid w:val="00882108"/>
    <w:rsid w:val="00884BB6"/>
    <w:rsid w:val="00886F4F"/>
    <w:rsid w:val="008910AD"/>
    <w:rsid w:val="008955E6"/>
    <w:rsid w:val="008A29FD"/>
    <w:rsid w:val="008A2D93"/>
    <w:rsid w:val="008A6F73"/>
    <w:rsid w:val="008A7B33"/>
    <w:rsid w:val="008B7D4E"/>
    <w:rsid w:val="008D06F3"/>
    <w:rsid w:val="008D2E41"/>
    <w:rsid w:val="008E09E2"/>
    <w:rsid w:val="008E0A50"/>
    <w:rsid w:val="008F190F"/>
    <w:rsid w:val="008F611E"/>
    <w:rsid w:val="00907F4A"/>
    <w:rsid w:val="00912739"/>
    <w:rsid w:val="00920432"/>
    <w:rsid w:val="00921303"/>
    <w:rsid w:val="009253A4"/>
    <w:rsid w:val="00930DAF"/>
    <w:rsid w:val="00940994"/>
    <w:rsid w:val="00942446"/>
    <w:rsid w:val="0094576B"/>
    <w:rsid w:val="00955998"/>
    <w:rsid w:val="0096758E"/>
    <w:rsid w:val="00970CA5"/>
    <w:rsid w:val="00973C0A"/>
    <w:rsid w:val="00981144"/>
    <w:rsid w:val="009820AA"/>
    <w:rsid w:val="00984112"/>
    <w:rsid w:val="0098726E"/>
    <w:rsid w:val="009905D8"/>
    <w:rsid w:val="00991B8F"/>
    <w:rsid w:val="00992726"/>
    <w:rsid w:val="00995417"/>
    <w:rsid w:val="009A52D8"/>
    <w:rsid w:val="009B32CD"/>
    <w:rsid w:val="009B73C4"/>
    <w:rsid w:val="009C74F7"/>
    <w:rsid w:val="009D297F"/>
    <w:rsid w:val="009D3396"/>
    <w:rsid w:val="009D4D68"/>
    <w:rsid w:val="009E42F5"/>
    <w:rsid w:val="009E4685"/>
    <w:rsid w:val="009E6E0D"/>
    <w:rsid w:val="00A017F6"/>
    <w:rsid w:val="00A03E3E"/>
    <w:rsid w:val="00A22FC3"/>
    <w:rsid w:val="00A257CB"/>
    <w:rsid w:val="00A262F3"/>
    <w:rsid w:val="00A36A79"/>
    <w:rsid w:val="00A40D7D"/>
    <w:rsid w:val="00A42FDE"/>
    <w:rsid w:val="00A44929"/>
    <w:rsid w:val="00A50864"/>
    <w:rsid w:val="00A52274"/>
    <w:rsid w:val="00A75B7F"/>
    <w:rsid w:val="00A76B6B"/>
    <w:rsid w:val="00A817CE"/>
    <w:rsid w:val="00A822B6"/>
    <w:rsid w:val="00A83B0E"/>
    <w:rsid w:val="00A91257"/>
    <w:rsid w:val="00A961A6"/>
    <w:rsid w:val="00AA2BBB"/>
    <w:rsid w:val="00AB08AE"/>
    <w:rsid w:val="00AB69F3"/>
    <w:rsid w:val="00AC19CC"/>
    <w:rsid w:val="00AC1ACA"/>
    <w:rsid w:val="00AC43B1"/>
    <w:rsid w:val="00AC50A3"/>
    <w:rsid w:val="00AD19E3"/>
    <w:rsid w:val="00AF250D"/>
    <w:rsid w:val="00AF59A6"/>
    <w:rsid w:val="00B0302F"/>
    <w:rsid w:val="00B10433"/>
    <w:rsid w:val="00B111F9"/>
    <w:rsid w:val="00B12FA1"/>
    <w:rsid w:val="00B1358C"/>
    <w:rsid w:val="00B210C1"/>
    <w:rsid w:val="00B26100"/>
    <w:rsid w:val="00B3214A"/>
    <w:rsid w:val="00B33262"/>
    <w:rsid w:val="00B36823"/>
    <w:rsid w:val="00B4464A"/>
    <w:rsid w:val="00B46E57"/>
    <w:rsid w:val="00B6297A"/>
    <w:rsid w:val="00B637A2"/>
    <w:rsid w:val="00B65A28"/>
    <w:rsid w:val="00B85AD3"/>
    <w:rsid w:val="00B9496B"/>
    <w:rsid w:val="00BA2003"/>
    <w:rsid w:val="00BA4A1D"/>
    <w:rsid w:val="00BA4E0F"/>
    <w:rsid w:val="00BA6F8E"/>
    <w:rsid w:val="00BB032E"/>
    <w:rsid w:val="00BB2A59"/>
    <w:rsid w:val="00BC7FA4"/>
    <w:rsid w:val="00BD0A3E"/>
    <w:rsid w:val="00BD11ED"/>
    <w:rsid w:val="00BD27B8"/>
    <w:rsid w:val="00BD5C06"/>
    <w:rsid w:val="00BD7E7C"/>
    <w:rsid w:val="00BE1603"/>
    <w:rsid w:val="00BE42B6"/>
    <w:rsid w:val="00BE473B"/>
    <w:rsid w:val="00C008BB"/>
    <w:rsid w:val="00C07B0F"/>
    <w:rsid w:val="00C20A4D"/>
    <w:rsid w:val="00C219C7"/>
    <w:rsid w:val="00C35E75"/>
    <w:rsid w:val="00C4346D"/>
    <w:rsid w:val="00C44185"/>
    <w:rsid w:val="00C50D53"/>
    <w:rsid w:val="00C5250B"/>
    <w:rsid w:val="00C55A7F"/>
    <w:rsid w:val="00C57018"/>
    <w:rsid w:val="00C63194"/>
    <w:rsid w:val="00C65E1A"/>
    <w:rsid w:val="00C81992"/>
    <w:rsid w:val="00C84C59"/>
    <w:rsid w:val="00C976B9"/>
    <w:rsid w:val="00C9797D"/>
    <w:rsid w:val="00CA5184"/>
    <w:rsid w:val="00CB10EF"/>
    <w:rsid w:val="00CB4B76"/>
    <w:rsid w:val="00CB63FE"/>
    <w:rsid w:val="00CC1D22"/>
    <w:rsid w:val="00CC271C"/>
    <w:rsid w:val="00CE1E02"/>
    <w:rsid w:val="00CF6D5C"/>
    <w:rsid w:val="00D0070A"/>
    <w:rsid w:val="00D158D1"/>
    <w:rsid w:val="00D1619A"/>
    <w:rsid w:val="00D23D85"/>
    <w:rsid w:val="00D24D23"/>
    <w:rsid w:val="00D24DFE"/>
    <w:rsid w:val="00D25519"/>
    <w:rsid w:val="00D329FB"/>
    <w:rsid w:val="00D34E14"/>
    <w:rsid w:val="00D36A6F"/>
    <w:rsid w:val="00D371E1"/>
    <w:rsid w:val="00D44535"/>
    <w:rsid w:val="00D455CC"/>
    <w:rsid w:val="00D5189D"/>
    <w:rsid w:val="00D53376"/>
    <w:rsid w:val="00D54711"/>
    <w:rsid w:val="00D57222"/>
    <w:rsid w:val="00D57D7B"/>
    <w:rsid w:val="00D6449F"/>
    <w:rsid w:val="00D64F9A"/>
    <w:rsid w:val="00D722AB"/>
    <w:rsid w:val="00D722E2"/>
    <w:rsid w:val="00D76136"/>
    <w:rsid w:val="00D8254D"/>
    <w:rsid w:val="00D92AE8"/>
    <w:rsid w:val="00D97235"/>
    <w:rsid w:val="00DA020F"/>
    <w:rsid w:val="00DA441C"/>
    <w:rsid w:val="00DA6061"/>
    <w:rsid w:val="00DB6A21"/>
    <w:rsid w:val="00DB787D"/>
    <w:rsid w:val="00DC7F58"/>
    <w:rsid w:val="00DD13F1"/>
    <w:rsid w:val="00DD7C5C"/>
    <w:rsid w:val="00DE0209"/>
    <w:rsid w:val="00DF1ED7"/>
    <w:rsid w:val="00DF72F7"/>
    <w:rsid w:val="00E028D8"/>
    <w:rsid w:val="00E053E3"/>
    <w:rsid w:val="00E17141"/>
    <w:rsid w:val="00E22122"/>
    <w:rsid w:val="00E30824"/>
    <w:rsid w:val="00E30F04"/>
    <w:rsid w:val="00E33170"/>
    <w:rsid w:val="00E378F7"/>
    <w:rsid w:val="00E54810"/>
    <w:rsid w:val="00E64974"/>
    <w:rsid w:val="00E675F4"/>
    <w:rsid w:val="00E83051"/>
    <w:rsid w:val="00E957BC"/>
    <w:rsid w:val="00E96B39"/>
    <w:rsid w:val="00EA0A85"/>
    <w:rsid w:val="00EB4A76"/>
    <w:rsid w:val="00EC1BFA"/>
    <w:rsid w:val="00ED5510"/>
    <w:rsid w:val="00EE69B0"/>
    <w:rsid w:val="00EF0DCC"/>
    <w:rsid w:val="00EF1713"/>
    <w:rsid w:val="00EF5471"/>
    <w:rsid w:val="00F0094F"/>
    <w:rsid w:val="00F0198D"/>
    <w:rsid w:val="00F04117"/>
    <w:rsid w:val="00F12C84"/>
    <w:rsid w:val="00F16372"/>
    <w:rsid w:val="00F1712E"/>
    <w:rsid w:val="00F204F2"/>
    <w:rsid w:val="00F30B5E"/>
    <w:rsid w:val="00F32EAA"/>
    <w:rsid w:val="00F35515"/>
    <w:rsid w:val="00F43C30"/>
    <w:rsid w:val="00F4526C"/>
    <w:rsid w:val="00F47AEE"/>
    <w:rsid w:val="00F52E40"/>
    <w:rsid w:val="00F56CA1"/>
    <w:rsid w:val="00F61270"/>
    <w:rsid w:val="00F66841"/>
    <w:rsid w:val="00F715C1"/>
    <w:rsid w:val="00F7258F"/>
    <w:rsid w:val="00F744C4"/>
    <w:rsid w:val="00F77D82"/>
    <w:rsid w:val="00F806D4"/>
    <w:rsid w:val="00F85277"/>
    <w:rsid w:val="00F9363A"/>
    <w:rsid w:val="00F97245"/>
    <w:rsid w:val="00FA26D0"/>
    <w:rsid w:val="00FB43EE"/>
    <w:rsid w:val="00FC165A"/>
    <w:rsid w:val="00FC2EDA"/>
    <w:rsid w:val="00FD097C"/>
    <w:rsid w:val="00FD77C2"/>
    <w:rsid w:val="00FF56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30824"/>
    <w:pPr>
      <w:spacing w:after="0" w:line="240" w:lineRule="auto"/>
    </w:pPr>
    <w:rPr>
      <w:rFonts w:ascii="Times New Roman" w:eastAsia="Times New Roman" w:hAnsi="Times New Roman" w:cs="Times New Roman"/>
      <w:sz w:val="20"/>
      <w:szCs w:val="20"/>
      <w:lang w:eastAsia="ru-RU"/>
    </w:rPr>
  </w:style>
  <w:style w:type="paragraph" w:styleId="2">
    <w:name w:val="heading 2"/>
    <w:basedOn w:val="a"/>
    <w:next w:val="a"/>
    <w:link w:val="20"/>
    <w:qFormat/>
    <w:rsid w:val="00E30824"/>
    <w:pPr>
      <w:keepNext/>
      <w:jc w:val="center"/>
      <w:outlineLvl w:val="1"/>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rsid w:val="00E30824"/>
    <w:rPr>
      <w:rFonts w:ascii="Times New Roman" w:eastAsia="Times New Roman" w:hAnsi="Times New Roman" w:cs="Times New Roman"/>
      <w:b/>
      <w:bCs/>
      <w:sz w:val="24"/>
      <w:szCs w:val="20"/>
      <w:lang w:eastAsia="ru-RU"/>
    </w:rPr>
  </w:style>
  <w:style w:type="paragraph" w:styleId="a3">
    <w:name w:val="header"/>
    <w:basedOn w:val="a"/>
    <w:link w:val="a4"/>
    <w:rsid w:val="00E30824"/>
    <w:pPr>
      <w:tabs>
        <w:tab w:val="center" w:pos="4153"/>
        <w:tab w:val="right" w:pos="8306"/>
      </w:tabs>
    </w:pPr>
  </w:style>
  <w:style w:type="character" w:customStyle="1" w:styleId="a4">
    <w:name w:val="Верхний колонтитул Знак"/>
    <w:basedOn w:val="a0"/>
    <w:link w:val="a3"/>
    <w:rsid w:val="00E30824"/>
    <w:rPr>
      <w:rFonts w:ascii="Times New Roman" w:eastAsia="Times New Roman" w:hAnsi="Times New Roman" w:cs="Times New Roman"/>
      <w:sz w:val="20"/>
      <w:szCs w:val="20"/>
      <w:lang w:eastAsia="ru-RU"/>
    </w:rPr>
  </w:style>
  <w:style w:type="paragraph" w:styleId="a5">
    <w:name w:val="footer"/>
    <w:basedOn w:val="a"/>
    <w:link w:val="a6"/>
    <w:rsid w:val="00E30824"/>
    <w:pPr>
      <w:tabs>
        <w:tab w:val="center" w:pos="4153"/>
        <w:tab w:val="right" w:pos="8306"/>
      </w:tabs>
    </w:pPr>
  </w:style>
  <w:style w:type="character" w:customStyle="1" w:styleId="a6">
    <w:name w:val="Нижний колонтитул Знак"/>
    <w:basedOn w:val="a0"/>
    <w:link w:val="a5"/>
    <w:rsid w:val="00E30824"/>
    <w:rPr>
      <w:rFonts w:ascii="Times New Roman" w:eastAsia="Times New Roman" w:hAnsi="Times New Roman" w:cs="Times New Roman"/>
      <w:sz w:val="20"/>
      <w:szCs w:val="20"/>
      <w:lang w:eastAsia="ru-RU"/>
    </w:rPr>
  </w:style>
  <w:style w:type="paragraph" w:styleId="a7">
    <w:name w:val="List Paragraph"/>
    <w:basedOn w:val="a"/>
    <w:link w:val="a8"/>
    <w:uiPriority w:val="34"/>
    <w:qFormat/>
    <w:rsid w:val="00E30824"/>
    <w:pPr>
      <w:spacing w:after="200" w:line="276" w:lineRule="auto"/>
      <w:ind w:left="720"/>
      <w:contextualSpacing/>
    </w:pPr>
    <w:rPr>
      <w:rFonts w:ascii="Calibri" w:eastAsia="Calibri" w:hAnsi="Calibri"/>
      <w:sz w:val="22"/>
      <w:szCs w:val="22"/>
      <w:lang w:eastAsia="en-US"/>
    </w:rPr>
  </w:style>
  <w:style w:type="character" w:styleId="a9">
    <w:name w:val="page number"/>
    <w:basedOn w:val="a0"/>
    <w:rsid w:val="00E30824"/>
  </w:style>
  <w:style w:type="paragraph" w:styleId="aa">
    <w:name w:val="Normal (Web)"/>
    <w:basedOn w:val="a"/>
    <w:uiPriority w:val="99"/>
    <w:unhideWhenUsed/>
    <w:rsid w:val="00E30824"/>
    <w:pPr>
      <w:spacing w:before="100" w:beforeAutospacing="1" w:after="100" w:afterAutospacing="1"/>
    </w:pPr>
    <w:rPr>
      <w:rFonts w:ascii="Tahoma" w:hAnsi="Tahoma" w:cs="Tahoma"/>
      <w:color w:val="666666"/>
      <w:sz w:val="15"/>
      <w:szCs w:val="15"/>
    </w:rPr>
  </w:style>
  <w:style w:type="table" w:styleId="ab">
    <w:name w:val="Table Grid"/>
    <w:basedOn w:val="a1"/>
    <w:uiPriority w:val="59"/>
    <w:rsid w:val="00E30824"/>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8">
    <w:name w:val="Абзац списка Знак"/>
    <w:link w:val="a7"/>
    <w:uiPriority w:val="34"/>
    <w:locked/>
    <w:rsid w:val="00E30824"/>
    <w:rPr>
      <w:rFonts w:ascii="Calibri" w:eastAsia="Calibri" w:hAnsi="Calibri" w:cs="Times New Roman"/>
    </w:rPr>
  </w:style>
  <w:style w:type="character" w:customStyle="1" w:styleId="NoSpacingChar">
    <w:name w:val="No Spacing Char"/>
    <w:link w:val="NoSpacing1"/>
    <w:locked/>
    <w:rsid w:val="00E30824"/>
    <w:rPr>
      <w:rFonts w:ascii="Times New Roman" w:eastAsia="Times New Roman" w:hAnsi="Times New Roman" w:cs="Times New Roman"/>
      <w:sz w:val="20"/>
      <w:szCs w:val="20"/>
      <w:lang w:eastAsia="ru-RU"/>
    </w:rPr>
  </w:style>
  <w:style w:type="paragraph" w:customStyle="1" w:styleId="NoSpacing1">
    <w:name w:val="No Spacing1"/>
    <w:link w:val="NoSpacingChar"/>
    <w:rsid w:val="00E30824"/>
    <w:pPr>
      <w:spacing w:after="0" w:line="240" w:lineRule="auto"/>
    </w:pPr>
    <w:rPr>
      <w:rFonts w:ascii="Times New Roman" w:eastAsia="Times New Roman" w:hAnsi="Times New Roman" w:cs="Times New Roman"/>
      <w:sz w:val="20"/>
      <w:szCs w:val="20"/>
      <w:lang w:eastAsia="ru-RU"/>
    </w:rPr>
  </w:style>
  <w:style w:type="paragraph" w:styleId="ac">
    <w:name w:val="Balloon Text"/>
    <w:basedOn w:val="a"/>
    <w:link w:val="ad"/>
    <w:uiPriority w:val="99"/>
    <w:semiHidden/>
    <w:unhideWhenUsed/>
    <w:rsid w:val="00E30824"/>
    <w:rPr>
      <w:rFonts w:ascii="Tahoma" w:hAnsi="Tahoma" w:cs="Tahoma"/>
      <w:sz w:val="16"/>
      <w:szCs w:val="16"/>
    </w:rPr>
  </w:style>
  <w:style w:type="character" w:customStyle="1" w:styleId="ad">
    <w:name w:val="Текст выноски Знак"/>
    <w:basedOn w:val="a0"/>
    <w:link w:val="ac"/>
    <w:uiPriority w:val="99"/>
    <w:semiHidden/>
    <w:rsid w:val="00E30824"/>
    <w:rPr>
      <w:rFonts w:ascii="Tahoma" w:eastAsia="Times New Roman" w:hAnsi="Tahoma" w:cs="Tahoma"/>
      <w:sz w:val="16"/>
      <w:szCs w:val="16"/>
      <w:lang w:eastAsia="ru-RU"/>
    </w:rPr>
  </w:style>
  <w:style w:type="paragraph" w:customStyle="1" w:styleId="Default">
    <w:name w:val="Default"/>
    <w:rsid w:val="0053227B"/>
    <w:pPr>
      <w:autoSpaceDE w:val="0"/>
      <w:autoSpaceDN w:val="0"/>
      <w:adjustRightInd w:val="0"/>
      <w:spacing w:after="0" w:line="240" w:lineRule="auto"/>
    </w:pPr>
    <w:rPr>
      <w:rFonts w:ascii="Times New Roman" w:eastAsiaTheme="minorEastAsia" w:hAnsi="Times New Roman" w:cs="Times New Roman"/>
      <w:color w:val="000000"/>
      <w:sz w:val="24"/>
      <w:szCs w:val="24"/>
      <w:lang w:eastAsia="ru-RU"/>
    </w:rPr>
  </w:style>
  <w:style w:type="character" w:customStyle="1" w:styleId="apple-converted-space">
    <w:name w:val="apple-converted-space"/>
    <w:basedOn w:val="a0"/>
    <w:rsid w:val="00BE1603"/>
  </w:style>
  <w:style w:type="paragraph" w:styleId="ae">
    <w:name w:val="Revision"/>
    <w:hidden/>
    <w:uiPriority w:val="99"/>
    <w:semiHidden/>
    <w:rsid w:val="005C3DD3"/>
    <w:pPr>
      <w:spacing w:after="0" w:line="240" w:lineRule="auto"/>
    </w:pPr>
    <w:rPr>
      <w:rFonts w:ascii="Times New Roman" w:eastAsia="Times New Roman" w:hAnsi="Times New Roman" w:cs="Times New Roman"/>
      <w:sz w:val="20"/>
      <w:szCs w:val="20"/>
      <w:lang w:eastAsia="ru-RU"/>
    </w:rPr>
  </w:style>
  <w:style w:type="character" w:styleId="af">
    <w:name w:val="annotation reference"/>
    <w:basedOn w:val="a0"/>
    <w:uiPriority w:val="99"/>
    <w:semiHidden/>
    <w:unhideWhenUsed/>
    <w:rsid w:val="0038379F"/>
    <w:rPr>
      <w:sz w:val="16"/>
      <w:szCs w:val="16"/>
    </w:rPr>
  </w:style>
  <w:style w:type="paragraph" w:styleId="af0">
    <w:name w:val="annotation text"/>
    <w:basedOn w:val="a"/>
    <w:link w:val="af1"/>
    <w:uiPriority w:val="99"/>
    <w:semiHidden/>
    <w:unhideWhenUsed/>
    <w:rsid w:val="0038379F"/>
  </w:style>
  <w:style w:type="character" w:customStyle="1" w:styleId="af1">
    <w:name w:val="Текст примечания Знак"/>
    <w:basedOn w:val="a0"/>
    <w:link w:val="af0"/>
    <w:uiPriority w:val="99"/>
    <w:semiHidden/>
    <w:rsid w:val="0038379F"/>
    <w:rPr>
      <w:rFonts w:ascii="Times New Roman" w:eastAsia="Times New Roman" w:hAnsi="Times New Roman" w:cs="Times New Roman"/>
      <w:sz w:val="20"/>
      <w:szCs w:val="20"/>
      <w:lang w:eastAsia="ru-RU"/>
    </w:rPr>
  </w:style>
  <w:style w:type="paragraph" w:styleId="af2">
    <w:name w:val="annotation subject"/>
    <w:basedOn w:val="af0"/>
    <w:next w:val="af0"/>
    <w:link w:val="af3"/>
    <w:uiPriority w:val="99"/>
    <w:semiHidden/>
    <w:unhideWhenUsed/>
    <w:rsid w:val="0038379F"/>
    <w:rPr>
      <w:b/>
      <w:bCs/>
    </w:rPr>
  </w:style>
  <w:style w:type="character" w:customStyle="1" w:styleId="af3">
    <w:name w:val="Тема примечания Знак"/>
    <w:basedOn w:val="af1"/>
    <w:link w:val="af2"/>
    <w:uiPriority w:val="99"/>
    <w:semiHidden/>
    <w:rsid w:val="0038379F"/>
    <w:rPr>
      <w:rFonts w:ascii="Times New Roman" w:eastAsia="Times New Roman" w:hAnsi="Times New Roman" w:cs="Times New Roman"/>
      <w:b/>
      <w:bCs/>
      <w:sz w:val="20"/>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30824"/>
    <w:pPr>
      <w:spacing w:after="0" w:line="240" w:lineRule="auto"/>
    </w:pPr>
    <w:rPr>
      <w:rFonts w:ascii="Times New Roman" w:eastAsia="Times New Roman" w:hAnsi="Times New Roman" w:cs="Times New Roman"/>
      <w:sz w:val="20"/>
      <w:szCs w:val="20"/>
      <w:lang w:eastAsia="ru-RU"/>
    </w:rPr>
  </w:style>
  <w:style w:type="paragraph" w:styleId="2">
    <w:name w:val="heading 2"/>
    <w:basedOn w:val="a"/>
    <w:next w:val="a"/>
    <w:link w:val="20"/>
    <w:qFormat/>
    <w:rsid w:val="00E30824"/>
    <w:pPr>
      <w:keepNext/>
      <w:jc w:val="center"/>
      <w:outlineLvl w:val="1"/>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rsid w:val="00E30824"/>
    <w:rPr>
      <w:rFonts w:ascii="Times New Roman" w:eastAsia="Times New Roman" w:hAnsi="Times New Roman" w:cs="Times New Roman"/>
      <w:b/>
      <w:bCs/>
      <w:sz w:val="24"/>
      <w:szCs w:val="20"/>
      <w:lang w:eastAsia="ru-RU"/>
    </w:rPr>
  </w:style>
  <w:style w:type="paragraph" w:styleId="a3">
    <w:name w:val="header"/>
    <w:basedOn w:val="a"/>
    <w:link w:val="a4"/>
    <w:rsid w:val="00E30824"/>
    <w:pPr>
      <w:tabs>
        <w:tab w:val="center" w:pos="4153"/>
        <w:tab w:val="right" w:pos="8306"/>
      </w:tabs>
    </w:pPr>
  </w:style>
  <w:style w:type="character" w:customStyle="1" w:styleId="a4">
    <w:name w:val="Верхний колонтитул Знак"/>
    <w:basedOn w:val="a0"/>
    <w:link w:val="a3"/>
    <w:rsid w:val="00E30824"/>
    <w:rPr>
      <w:rFonts w:ascii="Times New Roman" w:eastAsia="Times New Roman" w:hAnsi="Times New Roman" w:cs="Times New Roman"/>
      <w:sz w:val="20"/>
      <w:szCs w:val="20"/>
      <w:lang w:eastAsia="ru-RU"/>
    </w:rPr>
  </w:style>
  <w:style w:type="paragraph" w:styleId="a5">
    <w:name w:val="footer"/>
    <w:basedOn w:val="a"/>
    <w:link w:val="a6"/>
    <w:rsid w:val="00E30824"/>
    <w:pPr>
      <w:tabs>
        <w:tab w:val="center" w:pos="4153"/>
        <w:tab w:val="right" w:pos="8306"/>
      </w:tabs>
    </w:pPr>
  </w:style>
  <w:style w:type="character" w:customStyle="1" w:styleId="a6">
    <w:name w:val="Нижний колонтитул Знак"/>
    <w:basedOn w:val="a0"/>
    <w:link w:val="a5"/>
    <w:rsid w:val="00E30824"/>
    <w:rPr>
      <w:rFonts w:ascii="Times New Roman" w:eastAsia="Times New Roman" w:hAnsi="Times New Roman" w:cs="Times New Roman"/>
      <w:sz w:val="20"/>
      <w:szCs w:val="20"/>
      <w:lang w:eastAsia="ru-RU"/>
    </w:rPr>
  </w:style>
  <w:style w:type="paragraph" w:styleId="a7">
    <w:name w:val="List Paragraph"/>
    <w:basedOn w:val="a"/>
    <w:link w:val="a8"/>
    <w:uiPriority w:val="34"/>
    <w:qFormat/>
    <w:rsid w:val="00E30824"/>
    <w:pPr>
      <w:spacing w:after="200" w:line="276" w:lineRule="auto"/>
      <w:ind w:left="720"/>
      <w:contextualSpacing/>
    </w:pPr>
    <w:rPr>
      <w:rFonts w:ascii="Calibri" w:eastAsia="Calibri" w:hAnsi="Calibri"/>
      <w:sz w:val="22"/>
      <w:szCs w:val="22"/>
      <w:lang w:eastAsia="en-US"/>
    </w:rPr>
  </w:style>
  <w:style w:type="character" w:styleId="a9">
    <w:name w:val="page number"/>
    <w:basedOn w:val="a0"/>
    <w:rsid w:val="00E30824"/>
  </w:style>
  <w:style w:type="paragraph" w:styleId="aa">
    <w:name w:val="Normal (Web)"/>
    <w:basedOn w:val="a"/>
    <w:uiPriority w:val="99"/>
    <w:unhideWhenUsed/>
    <w:rsid w:val="00E30824"/>
    <w:pPr>
      <w:spacing w:before="100" w:beforeAutospacing="1" w:after="100" w:afterAutospacing="1"/>
    </w:pPr>
    <w:rPr>
      <w:rFonts w:ascii="Tahoma" w:hAnsi="Tahoma" w:cs="Tahoma"/>
      <w:color w:val="666666"/>
      <w:sz w:val="15"/>
      <w:szCs w:val="15"/>
    </w:rPr>
  </w:style>
  <w:style w:type="table" w:styleId="ab">
    <w:name w:val="Table Grid"/>
    <w:basedOn w:val="a1"/>
    <w:uiPriority w:val="59"/>
    <w:rsid w:val="00E30824"/>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8">
    <w:name w:val="Абзац списка Знак"/>
    <w:link w:val="a7"/>
    <w:uiPriority w:val="34"/>
    <w:locked/>
    <w:rsid w:val="00E30824"/>
    <w:rPr>
      <w:rFonts w:ascii="Calibri" w:eastAsia="Calibri" w:hAnsi="Calibri" w:cs="Times New Roman"/>
    </w:rPr>
  </w:style>
  <w:style w:type="character" w:customStyle="1" w:styleId="NoSpacingChar">
    <w:name w:val="No Spacing Char"/>
    <w:link w:val="NoSpacing1"/>
    <w:locked/>
    <w:rsid w:val="00E30824"/>
    <w:rPr>
      <w:rFonts w:ascii="Times New Roman" w:eastAsia="Times New Roman" w:hAnsi="Times New Roman" w:cs="Times New Roman"/>
      <w:sz w:val="20"/>
      <w:szCs w:val="20"/>
      <w:lang w:eastAsia="ru-RU"/>
    </w:rPr>
  </w:style>
  <w:style w:type="paragraph" w:customStyle="1" w:styleId="NoSpacing1">
    <w:name w:val="No Spacing1"/>
    <w:link w:val="NoSpacingChar"/>
    <w:rsid w:val="00E30824"/>
    <w:pPr>
      <w:spacing w:after="0" w:line="240" w:lineRule="auto"/>
    </w:pPr>
    <w:rPr>
      <w:rFonts w:ascii="Times New Roman" w:eastAsia="Times New Roman" w:hAnsi="Times New Roman" w:cs="Times New Roman"/>
      <w:sz w:val="20"/>
      <w:szCs w:val="20"/>
      <w:lang w:eastAsia="ru-RU"/>
    </w:rPr>
  </w:style>
  <w:style w:type="paragraph" w:styleId="ac">
    <w:name w:val="Balloon Text"/>
    <w:basedOn w:val="a"/>
    <w:link w:val="ad"/>
    <w:uiPriority w:val="99"/>
    <w:semiHidden/>
    <w:unhideWhenUsed/>
    <w:rsid w:val="00E30824"/>
    <w:rPr>
      <w:rFonts w:ascii="Tahoma" w:hAnsi="Tahoma" w:cs="Tahoma"/>
      <w:sz w:val="16"/>
      <w:szCs w:val="16"/>
    </w:rPr>
  </w:style>
  <w:style w:type="character" w:customStyle="1" w:styleId="ad">
    <w:name w:val="Текст выноски Знак"/>
    <w:basedOn w:val="a0"/>
    <w:link w:val="ac"/>
    <w:uiPriority w:val="99"/>
    <w:semiHidden/>
    <w:rsid w:val="00E30824"/>
    <w:rPr>
      <w:rFonts w:ascii="Tahoma" w:eastAsia="Times New Roman" w:hAnsi="Tahoma" w:cs="Tahoma"/>
      <w:sz w:val="16"/>
      <w:szCs w:val="16"/>
      <w:lang w:eastAsia="ru-RU"/>
    </w:rPr>
  </w:style>
  <w:style w:type="paragraph" w:customStyle="1" w:styleId="Default">
    <w:name w:val="Default"/>
    <w:rsid w:val="0053227B"/>
    <w:pPr>
      <w:autoSpaceDE w:val="0"/>
      <w:autoSpaceDN w:val="0"/>
      <w:adjustRightInd w:val="0"/>
      <w:spacing w:after="0" w:line="240" w:lineRule="auto"/>
    </w:pPr>
    <w:rPr>
      <w:rFonts w:ascii="Times New Roman" w:eastAsiaTheme="minorEastAsia" w:hAnsi="Times New Roman" w:cs="Times New Roman"/>
      <w:color w:val="000000"/>
      <w:sz w:val="24"/>
      <w:szCs w:val="24"/>
      <w:lang w:eastAsia="ru-RU"/>
    </w:rPr>
  </w:style>
  <w:style w:type="character" w:customStyle="1" w:styleId="apple-converted-space">
    <w:name w:val="apple-converted-space"/>
    <w:basedOn w:val="a0"/>
    <w:rsid w:val="00BE1603"/>
  </w:style>
  <w:style w:type="paragraph" w:styleId="ae">
    <w:name w:val="Revision"/>
    <w:hidden/>
    <w:uiPriority w:val="99"/>
    <w:semiHidden/>
    <w:rsid w:val="005C3DD3"/>
    <w:pPr>
      <w:spacing w:after="0" w:line="240" w:lineRule="auto"/>
    </w:pPr>
    <w:rPr>
      <w:rFonts w:ascii="Times New Roman" w:eastAsia="Times New Roman" w:hAnsi="Times New Roman" w:cs="Times New Roman"/>
      <w:sz w:val="20"/>
      <w:szCs w:val="20"/>
      <w:lang w:eastAsia="ru-RU"/>
    </w:rPr>
  </w:style>
  <w:style w:type="character" w:styleId="af">
    <w:name w:val="annotation reference"/>
    <w:basedOn w:val="a0"/>
    <w:uiPriority w:val="99"/>
    <w:semiHidden/>
    <w:unhideWhenUsed/>
    <w:rsid w:val="0038379F"/>
    <w:rPr>
      <w:sz w:val="16"/>
      <w:szCs w:val="16"/>
    </w:rPr>
  </w:style>
  <w:style w:type="paragraph" w:styleId="af0">
    <w:name w:val="annotation text"/>
    <w:basedOn w:val="a"/>
    <w:link w:val="af1"/>
    <w:uiPriority w:val="99"/>
    <w:semiHidden/>
    <w:unhideWhenUsed/>
    <w:rsid w:val="0038379F"/>
  </w:style>
  <w:style w:type="character" w:customStyle="1" w:styleId="af1">
    <w:name w:val="Текст примечания Знак"/>
    <w:basedOn w:val="a0"/>
    <w:link w:val="af0"/>
    <w:uiPriority w:val="99"/>
    <w:semiHidden/>
    <w:rsid w:val="0038379F"/>
    <w:rPr>
      <w:rFonts w:ascii="Times New Roman" w:eastAsia="Times New Roman" w:hAnsi="Times New Roman" w:cs="Times New Roman"/>
      <w:sz w:val="20"/>
      <w:szCs w:val="20"/>
      <w:lang w:eastAsia="ru-RU"/>
    </w:rPr>
  </w:style>
  <w:style w:type="paragraph" w:styleId="af2">
    <w:name w:val="annotation subject"/>
    <w:basedOn w:val="af0"/>
    <w:next w:val="af0"/>
    <w:link w:val="af3"/>
    <w:uiPriority w:val="99"/>
    <w:semiHidden/>
    <w:unhideWhenUsed/>
    <w:rsid w:val="0038379F"/>
    <w:rPr>
      <w:b/>
      <w:bCs/>
    </w:rPr>
  </w:style>
  <w:style w:type="character" w:customStyle="1" w:styleId="af3">
    <w:name w:val="Тема примечания Знак"/>
    <w:basedOn w:val="af1"/>
    <w:link w:val="af2"/>
    <w:uiPriority w:val="99"/>
    <w:semiHidden/>
    <w:rsid w:val="0038379F"/>
    <w:rPr>
      <w:rFonts w:ascii="Times New Roman" w:eastAsia="Times New Roman" w:hAnsi="Times New Roman" w:cs="Times New Roman"/>
      <w:b/>
      <w:bCs/>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0632000">
      <w:bodyDiv w:val="1"/>
      <w:marLeft w:val="0"/>
      <w:marRight w:val="0"/>
      <w:marTop w:val="0"/>
      <w:marBottom w:val="0"/>
      <w:divBdr>
        <w:top w:val="none" w:sz="0" w:space="0" w:color="auto"/>
        <w:left w:val="none" w:sz="0" w:space="0" w:color="auto"/>
        <w:bottom w:val="none" w:sz="0" w:space="0" w:color="auto"/>
        <w:right w:val="none" w:sz="0" w:space="0" w:color="auto"/>
      </w:divBdr>
    </w:div>
    <w:div w:id="970983591">
      <w:bodyDiv w:val="1"/>
      <w:marLeft w:val="0"/>
      <w:marRight w:val="0"/>
      <w:marTop w:val="0"/>
      <w:marBottom w:val="0"/>
      <w:divBdr>
        <w:top w:val="none" w:sz="0" w:space="0" w:color="auto"/>
        <w:left w:val="none" w:sz="0" w:space="0" w:color="auto"/>
        <w:bottom w:val="none" w:sz="0" w:space="0" w:color="auto"/>
        <w:right w:val="none" w:sz="0" w:space="0" w:color="auto"/>
      </w:divBdr>
      <w:divsChild>
        <w:div w:id="234777810">
          <w:marLeft w:val="0"/>
          <w:marRight w:val="0"/>
          <w:marTop w:val="0"/>
          <w:marBottom w:val="0"/>
          <w:divBdr>
            <w:top w:val="none" w:sz="0" w:space="0" w:color="auto"/>
            <w:left w:val="none" w:sz="0" w:space="0" w:color="auto"/>
            <w:bottom w:val="single" w:sz="6" w:space="8" w:color="D2D2D2"/>
            <w:right w:val="none" w:sz="0" w:space="0" w:color="auto"/>
          </w:divBdr>
          <w:divsChild>
            <w:div w:id="753475166">
              <w:marLeft w:val="0"/>
              <w:marRight w:val="0"/>
              <w:marTop w:val="0"/>
              <w:marBottom w:val="0"/>
              <w:divBdr>
                <w:top w:val="none" w:sz="0" w:space="0" w:color="auto"/>
                <w:left w:val="none" w:sz="0" w:space="0" w:color="auto"/>
                <w:bottom w:val="none" w:sz="0" w:space="0" w:color="auto"/>
                <w:right w:val="none" w:sz="0" w:space="0" w:color="auto"/>
              </w:divBdr>
              <w:divsChild>
                <w:div w:id="1001615926">
                  <w:marLeft w:val="0"/>
                  <w:marRight w:val="0"/>
                  <w:marTop w:val="0"/>
                  <w:marBottom w:val="0"/>
                  <w:divBdr>
                    <w:top w:val="none" w:sz="0" w:space="0" w:color="auto"/>
                    <w:left w:val="none" w:sz="0" w:space="0" w:color="auto"/>
                    <w:bottom w:val="none" w:sz="0" w:space="0" w:color="auto"/>
                    <w:right w:val="none" w:sz="0" w:space="0" w:color="auto"/>
                  </w:divBdr>
                  <w:divsChild>
                    <w:div w:id="1133208241">
                      <w:marLeft w:val="0"/>
                      <w:marRight w:val="0"/>
                      <w:marTop w:val="0"/>
                      <w:marBottom w:val="0"/>
                      <w:divBdr>
                        <w:top w:val="none" w:sz="0" w:space="0" w:color="auto"/>
                        <w:left w:val="none" w:sz="0" w:space="0" w:color="auto"/>
                        <w:bottom w:val="none" w:sz="0" w:space="0" w:color="auto"/>
                        <w:right w:val="none" w:sz="0" w:space="0" w:color="auto"/>
                      </w:divBdr>
                      <w:divsChild>
                        <w:div w:id="198518448">
                          <w:marLeft w:val="0"/>
                          <w:marRight w:val="300"/>
                          <w:marTop w:val="0"/>
                          <w:marBottom w:val="0"/>
                          <w:divBdr>
                            <w:top w:val="none" w:sz="0" w:space="0" w:color="auto"/>
                            <w:left w:val="none" w:sz="0" w:space="0" w:color="auto"/>
                            <w:bottom w:val="none" w:sz="0" w:space="0" w:color="auto"/>
                            <w:right w:val="none" w:sz="0" w:space="0" w:color="auto"/>
                          </w:divBdr>
                          <w:divsChild>
                            <w:div w:id="177342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eader" Target="header2.xml"/><Relationship Id="rId7" Type="http://schemas.openxmlformats.org/officeDocument/2006/relationships/footnotes" Target="foot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_rels/header1.xml.rels><?xml version="1.0" encoding="UTF-8" standalone="yes"?>
<Relationships xmlns="http://schemas.openxmlformats.org/package/2006/relationships"><Relationship Id="rId1" Type="http://schemas.openxmlformats.org/officeDocument/2006/relationships/image" Target="media/image57.gif"/></Relationships>
</file>

<file path=word/_rels/header2.xml.rels><?xml version="1.0" encoding="UTF-8" standalone="yes"?>
<Relationships xmlns="http://schemas.openxmlformats.org/package/2006/relationships"><Relationship Id="rId2" Type="http://schemas.openxmlformats.org/officeDocument/2006/relationships/image" Target="media/image58.png"/><Relationship Id="rId1" Type="http://schemas.openxmlformats.org/officeDocument/2006/relationships/image" Target="media/image57.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374C2D-802D-456A-8F56-0BEDDD96A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595</TotalTime>
  <Pages>24</Pages>
  <Words>1878</Words>
  <Characters>12774</Characters>
  <Application>Microsoft Office Word</Application>
  <DocSecurity>0</DocSecurity>
  <Lines>638</Lines>
  <Paragraphs>271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14381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dc:creator>
  <cp:lastModifiedBy>Садыкова Жанар</cp:lastModifiedBy>
  <cp:revision>20</cp:revision>
  <dcterms:created xsi:type="dcterms:W3CDTF">2016-03-28T10:56:00Z</dcterms:created>
  <dcterms:modified xsi:type="dcterms:W3CDTF">2016-05-20T11:06:00Z</dcterms:modified>
</cp:coreProperties>
</file>